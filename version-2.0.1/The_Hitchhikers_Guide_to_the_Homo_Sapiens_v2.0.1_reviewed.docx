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0F672" w14:textId="77777777" w:rsidR="00064EE2" w:rsidRDefault="00000000">
      <w:pPr>
        <w:spacing w:after="136" w:line="313" w:lineRule="auto"/>
        <w:ind w:left="880" w:hanging="833"/>
      </w:pPr>
      <w:r>
        <w:rPr>
          <w:b/>
          <w:sz w:val="54"/>
        </w:rPr>
        <w:t xml:space="preserve">THE HITCHHIKER’S GUIDE </w:t>
      </w:r>
      <w:r>
        <w:rPr>
          <w:b/>
          <w:sz w:val="48"/>
        </w:rPr>
        <w:t>TO THE HOMO SAPIENS</w:t>
      </w:r>
    </w:p>
    <w:p w14:paraId="24DB5ABE" w14:textId="77777777" w:rsidR="00064EE2" w:rsidRDefault="00000000">
      <w:pPr>
        <w:spacing w:after="372"/>
        <w:ind w:left="-5" w:right="15"/>
      </w:pPr>
      <w:r>
        <w:t>An Operating Manual for Life</w:t>
      </w:r>
    </w:p>
    <w:p w14:paraId="0E34F103" w14:textId="77777777" w:rsidR="00064EE2" w:rsidRDefault="00000000">
      <w:pPr>
        <w:pStyle w:val="Heading1"/>
        <w:spacing w:after="113"/>
        <w:ind w:left="-5"/>
      </w:pPr>
      <w:r>
        <w:rPr>
          <w:sz w:val="24"/>
        </w:rPr>
        <w:t>BOOK ONE</w:t>
      </w:r>
    </w:p>
    <w:p w14:paraId="200EA63B" w14:textId="77777777" w:rsidR="00064EE2" w:rsidRDefault="00000000">
      <w:pPr>
        <w:spacing w:after="0" w:line="402" w:lineRule="auto"/>
        <w:ind w:left="-5" w:right="3494"/>
      </w:pPr>
      <w:r>
        <w:rPr>
          <w:i/>
        </w:rPr>
        <w:t>The examined life is the life that finally examines the examiner, and finds the mitochondria looking back.</w:t>
      </w:r>
    </w:p>
    <w:p w14:paraId="6D0BEA5D" w14:textId="77777777" w:rsidR="00064EE2" w:rsidRDefault="00000000">
      <w:pPr>
        <w:ind w:left="-5" w:right="15"/>
      </w:pPr>
      <w:r>
        <w:t>Ammon M. Covino</w:t>
      </w:r>
    </w:p>
    <w:p w14:paraId="7D2AF62E" w14:textId="77777777" w:rsidR="00064EE2" w:rsidRDefault="00000000">
      <w:pPr>
        <w:spacing w:after="121"/>
        <w:ind w:left="-5"/>
      </w:pPr>
      <w:r>
        <w:rPr>
          <w:i/>
        </w:rPr>
        <w:t>Book Two is The Mitochondrial Self.</w:t>
      </w:r>
    </w:p>
    <w:p w14:paraId="74334169" w14:textId="77777777" w:rsidR="00064EE2" w:rsidRDefault="00000000">
      <w:pPr>
        <w:spacing w:after="142" w:line="259" w:lineRule="auto"/>
        <w:ind w:left="-5"/>
      </w:pPr>
      <w:r>
        <w:rPr>
          <w:b/>
        </w:rPr>
        <w:t>THE HITCHHIKER’S GUIDE TO THE HOMO SAPIENS</w:t>
      </w:r>
    </w:p>
    <w:p w14:paraId="6D615F57" w14:textId="77777777" w:rsidR="00064EE2" w:rsidRDefault="00000000">
      <w:pPr>
        <w:spacing w:after="0" w:line="402" w:lineRule="auto"/>
        <w:ind w:left="-5" w:right="3333"/>
      </w:pPr>
      <w:commentRangeStart w:id="0"/>
      <w:r>
        <w:rPr>
          <w:i/>
        </w:rPr>
        <w:t xml:space="preserve">An Operating Manual for Life </w:t>
      </w:r>
      <w:r>
        <w:t>Copyright © 2026 by Ammon M. Covino</w:t>
      </w:r>
      <w:commentRangeEnd w:id="0"/>
      <w:r>
        <w:rPr>
          <w:rStyle w:val="CommentReference"/>
        </w:rPr>
        <w:commentReference w:id="0"/>
      </w:r>
    </w:p>
    <w:p w14:paraId="4B9372BB" w14:textId="77777777" w:rsidR="00064EE2" w:rsidRDefault="00000000">
      <w:pPr>
        <w:spacing w:after="142" w:line="259" w:lineRule="auto"/>
        <w:ind w:left="-5"/>
      </w:pPr>
      <w:r>
        <w:rPr>
          <w:b/>
        </w:rPr>
        <w:t>All rights reserved.</w:t>
      </w:r>
    </w:p>
    <w:p w14:paraId="72A55FF3" w14:textId="77777777" w:rsidR="00064EE2" w:rsidRDefault="00000000">
      <w:pPr>
        <w:ind w:left="-5" w:right="15"/>
      </w:pPr>
      <w:r>
        <w:t>No part of this book may be reproduced, distributed, or transmitted in any form or by any means, including photocopying, recording, scanning, or other electronic or mechanical methods, or stored in any information retrieval system, without the prior written permission of the author, except for brief quotations embodied in reviews, criticism, commentary, scholarship, and other uses permitted by copyright law.</w:t>
      </w:r>
    </w:p>
    <w:p w14:paraId="4D5EDC52" w14:textId="77777777" w:rsidR="00064EE2" w:rsidRDefault="00000000">
      <w:pPr>
        <w:ind w:left="-5" w:right="15"/>
      </w:pPr>
      <w:r>
        <w:t>The moral right of the author has been asserted.</w:t>
      </w:r>
    </w:p>
    <w:p w14:paraId="4B37171F" w14:textId="77777777" w:rsidR="00064EE2" w:rsidRDefault="00000000">
      <w:pPr>
        <w:ind w:left="-5" w:right="15"/>
      </w:pPr>
      <w:r>
        <w:t>No part of this work may be used to train, fine-tune, or otherwise develop any machine learning or artificial intelligence system without the prior written permission of the author.</w:t>
      </w:r>
    </w:p>
    <w:p w14:paraId="1B7ED83B" w14:textId="77777777" w:rsidR="00064EE2" w:rsidRDefault="00000000">
      <w:pPr>
        <w:spacing w:after="370"/>
        <w:ind w:left="-5" w:right="15"/>
      </w:pPr>
      <w:r>
        <w:t xml:space="preserve">This is a work of analysis and opinion. Where the text makes a factual claim, the notes at the back identify the source and state whether the claim rests on </w:t>
      </w:r>
      <w:r>
        <w:lastRenderedPageBreak/>
        <w:t>established evidence, on the author’s own synthesis, or on a position that remains genuinely disputed. Where an error was found during writing, the correction appears in the text rather than being quietly removed. Any error that remains is the author’s.</w:t>
      </w:r>
    </w:p>
    <w:p w14:paraId="6C3A0C59" w14:textId="77777777" w:rsidR="00064EE2" w:rsidRDefault="00000000">
      <w:pPr>
        <w:pStyle w:val="Heading1"/>
        <w:spacing w:after="113"/>
        <w:ind w:left="-5"/>
      </w:pPr>
      <w:r>
        <w:rPr>
          <w:sz w:val="24"/>
        </w:rPr>
        <w:t>A READING KEY</w:t>
      </w:r>
    </w:p>
    <w:p w14:paraId="09F8A606" w14:textId="77777777" w:rsidR="00064EE2" w:rsidRDefault="00000000">
      <w:pPr>
        <w:ind w:left="-5" w:right="15"/>
      </w:pPr>
      <w:r>
        <w:rPr>
          <w:b/>
        </w:rPr>
        <w:t>ESTABLISHED:</w:t>
      </w:r>
      <w:r>
        <w:t xml:space="preserve"> directly tied to strong cited evidence or a primary historical record.</w:t>
      </w:r>
    </w:p>
    <w:p w14:paraId="2305F90A" w14:textId="77777777" w:rsidR="00064EE2" w:rsidRDefault="00000000">
      <w:pPr>
        <w:ind w:left="-5" w:right="15"/>
      </w:pPr>
      <w:r>
        <w:rPr>
          <w:b/>
        </w:rPr>
        <w:t>SYNTHESIS:</w:t>
      </w:r>
      <w:r>
        <w:t xml:space="preserve"> the author’s connection among established observations.</w:t>
      </w:r>
    </w:p>
    <w:p w14:paraId="372FCBB3" w14:textId="77777777" w:rsidR="00064EE2" w:rsidRDefault="00000000">
      <w:pPr>
        <w:ind w:left="-5" w:right="15"/>
      </w:pPr>
      <w:r>
        <w:rPr>
          <w:b/>
        </w:rPr>
        <w:t>POSTULATE:</w:t>
      </w:r>
      <w:r>
        <w:t xml:space="preserve"> a proposition advanced for testing, not represented as settled fact.</w:t>
      </w:r>
    </w:p>
    <w:p w14:paraId="3FA66E6A" w14:textId="77777777" w:rsidR="00064EE2" w:rsidRDefault="00000000">
      <w:pPr>
        <w:ind w:left="-5" w:right="15"/>
      </w:pPr>
      <w:r>
        <w:t>The body does not badge every paragraph. Instead, disputed and interpretive passages are written with the qualification they require, and the notes identify the evidentiary category where it matters.</w:t>
      </w:r>
    </w:p>
    <w:p w14:paraId="6EE6B0EC" w14:textId="77777777" w:rsidR="00064EE2" w:rsidRDefault="00000000">
      <w:pPr>
        <w:spacing w:after="121"/>
        <w:ind w:left="-5"/>
      </w:pPr>
      <w:r>
        <w:rPr>
          <w:i/>
        </w:rPr>
        <w:t>Companion volume: The Mitochondrial Self.</w:t>
      </w:r>
    </w:p>
    <w:p w14:paraId="231E3477" w14:textId="77777777" w:rsidR="00064EE2" w:rsidRDefault="00000000">
      <w:pPr>
        <w:ind w:left="-5" w:right="15"/>
      </w:pPr>
      <w:r>
        <w:t>First edition, 2026</w:t>
      </w:r>
    </w:p>
    <w:p w14:paraId="58CF6DE7" w14:textId="77777777" w:rsidR="00064EE2" w:rsidRDefault="00000000">
      <w:pPr>
        <w:ind w:left="-5" w:right="15"/>
      </w:pPr>
      <w:r>
        <w:t>ISBN [TO BE ASSIGNED]</w:t>
      </w:r>
    </w:p>
    <w:p w14:paraId="28B82B5C" w14:textId="77777777" w:rsidR="00064EE2" w:rsidRDefault="00000000">
      <w:pPr>
        <w:ind w:left="-5" w:right="15"/>
      </w:pPr>
      <w:r>
        <w:t>Published by the author.</w:t>
      </w:r>
    </w:p>
    <w:p w14:paraId="3C64263D" w14:textId="77777777" w:rsidR="00064EE2" w:rsidRDefault="00000000">
      <w:pPr>
        <w:spacing w:after="142" w:line="259" w:lineRule="auto"/>
        <w:ind w:left="-5"/>
      </w:pPr>
      <w:r>
        <w:rPr>
          <w:b/>
        </w:rPr>
        <w:t>THE HITCHHIKER’S GUIDE TO THE HOMO SAPIENS</w:t>
      </w:r>
    </w:p>
    <w:p w14:paraId="691BC661" w14:textId="77777777" w:rsidR="00064EE2" w:rsidRDefault="00000000">
      <w:pPr>
        <w:ind w:left="-5" w:right="15"/>
      </w:pPr>
      <w:r>
        <w:t>Nobody handed you a manual. They handed you a map, before you were old enough to ask who drew it, and you have been navigating by it ever since.</w:t>
      </w:r>
    </w:p>
    <w:p w14:paraId="6996575E" w14:textId="77777777" w:rsidR="00064EE2" w:rsidRDefault="00000000">
      <w:pPr>
        <w:ind w:left="-5" w:right="15"/>
      </w:pPr>
      <w:r>
        <w:t>This book is about the map. Where it came from. Who benefits from the direction it points. And what is left of you once you can see it.</w:t>
      </w:r>
    </w:p>
    <w:p w14:paraId="47A2B313" w14:textId="77777777" w:rsidR="00064EE2" w:rsidRDefault="00000000">
      <w:pPr>
        <w:ind w:left="-5" w:right="15"/>
      </w:pPr>
      <w:r>
        <w:t>It moves through the rooms that teach hierarchy before anyone speaks, the words engineered so that atrocity can be discussed in a budget meeting, the ancient stories that still function as operating instructions, the prophecies that write their own fulfillment, the institutions captured from the inside by things that produce nothing, the money that is not a substance, and the debt resets ancient societies used to contain compounding obligations, alongside the mechanisms modern systems use instead.</w:t>
      </w:r>
    </w:p>
    <w:p w14:paraId="47BCB864" w14:textId="77777777" w:rsidR="00064EE2" w:rsidRDefault="00000000">
      <w:pPr>
        <w:spacing w:after="153"/>
        <w:ind w:left="-5" w:right="15"/>
      </w:pPr>
      <w:r>
        <w:t>It is not a conspiracy theory. Nothing in it requires a meeting. It requires only that enough people share a map and act on it.</w:t>
      </w:r>
    </w:p>
    <w:p w14:paraId="2DFAC206" w14:textId="77777777" w:rsidR="00064EE2" w:rsidRDefault="00000000">
      <w:pPr>
        <w:spacing w:after="353" w:line="259" w:lineRule="auto"/>
        <w:ind w:left="0" w:firstLine="0"/>
      </w:pPr>
      <w:commentRangeStart w:id="75"/>
      <w:r>
        <w:rPr>
          <w:rFonts w:ascii="Calibri" w:eastAsia="Calibri" w:hAnsi="Calibri" w:cs="Calibri"/>
          <w:noProof/>
          <w:color w:val="000000"/>
          <w:sz w:val="22"/>
        </w:rPr>
        <w:lastRenderedPageBreak/>
        <mc:AlternateContent>
          <mc:Choice Requires="wpg">
            <w:drawing>
              <wp:inline distT="0" distB="0" distL="0" distR="0" wp14:anchorId="14BEC86E" wp14:editId="761BF315">
                <wp:extent cx="4279392" cy="1976882"/>
                <wp:effectExtent l="0" t="0" r="0" b="0"/>
                <wp:docPr id="52589" name="Group 52589"/>
                <wp:cNvGraphicFramePr/>
                <a:graphic xmlns:a="http://schemas.openxmlformats.org/drawingml/2006/main">
                  <a:graphicData uri="http://schemas.microsoft.com/office/word/2010/wordprocessingGroup">
                    <wpg:wgp>
                      <wpg:cNvGrpSpPr/>
                      <wpg:grpSpPr>
                        <a:xfrm>
                          <a:off x="0" y="0"/>
                          <a:ext cx="4279392" cy="1976882"/>
                          <a:chOff x="0" y="0"/>
                          <a:chExt cx="4279392" cy="1976882"/>
                        </a:xfrm>
                      </wpg:grpSpPr>
                      <wps:wsp>
                        <wps:cNvPr id="67350" name="Shape 67350"/>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7351" name="Shape 67351"/>
                        <wps:cNvSpPr/>
                        <wps:spPr>
                          <a:xfrm>
                            <a:off x="237744" y="261747"/>
                            <a:ext cx="14288" cy="182092"/>
                          </a:xfrm>
                          <a:custGeom>
                            <a:avLst/>
                            <a:gdLst/>
                            <a:ahLst/>
                            <a:cxnLst/>
                            <a:rect l="0" t="0" r="0" b="0"/>
                            <a:pathLst>
                              <a:path w="14288" h="182092">
                                <a:moveTo>
                                  <a:pt x="0" y="0"/>
                                </a:moveTo>
                                <a:lnTo>
                                  <a:pt x="14288" y="0"/>
                                </a:lnTo>
                                <a:lnTo>
                                  <a:pt x="14288" y="182092"/>
                                </a:lnTo>
                                <a:lnTo>
                                  <a:pt x="0" y="1820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67352" name="Shape 67352"/>
                        <wps:cNvSpPr/>
                        <wps:spPr>
                          <a:xfrm>
                            <a:off x="237744" y="645008"/>
                            <a:ext cx="14288" cy="182092"/>
                          </a:xfrm>
                          <a:custGeom>
                            <a:avLst/>
                            <a:gdLst/>
                            <a:ahLst/>
                            <a:cxnLst/>
                            <a:rect l="0" t="0" r="0" b="0"/>
                            <a:pathLst>
                              <a:path w="14288" h="182092">
                                <a:moveTo>
                                  <a:pt x="0" y="0"/>
                                </a:moveTo>
                                <a:lnTo>
                                  <a:pt x="14288" y="0"/>
                                </a:lnTo>
                                <a:lnTo>
                                  <a:pt x="14288" y="182092"/>
                                </a:lnTo>
                                <a:lnTo>
                                  <a:pt x="0" y="1820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67353" name="Shape 67353"/>
                        <wps:cNvSpPr/>
                        <wps:spPr>
                          <a:xfrm>
                            <a:off x="237744" y="1028269"/>
                            <a:ext cx="14288" cy="182092"/>
                          </a:xfrm>
                          <a:custGeom>
                            <a:avLst/>
                            <a:gdLst/>
                            <a:ahLst/>
                            <a:cxnLst/>
                            <a:rect l="0" t="0" r="0" b="0"/>
                            <a:pathLst>
                              <a:path w="14288" h="182092">
                                <a:moveTo>
                                  <a:pt x="0" y="0"/>
                                </a:moveTo>
                                <a:lnTo>
                                  <a:pt x="14288" y="0"/>
                                </a:lnTo>
                                <a:lnTo>
                                  <a:pt x="14288" y="182092"/>
                                </a:lnTo>
                                <a:lnTo>
                                  <a:pt x="0" y="1820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67354" name="Shape 67354"/>
                        <wps:cNvSpPr/>
                        <wps:spPr>
                          <a:xfrm>
                            <a:off x="237744" y="1411529"/>
                            <a:ext cx="14288" cy="182092"/>
                          </a:xfrm>
                          <a:custGeom>
                            <a:avLst/>
                            <a:gdLst/>
                            <a:ahLst/>
                            <a:cxnLst/>
                            <a:rect l="0" t="0" r="0" b="0"/>
                            <a:pathLst>
                              <a:path w="14288" h="182092">
                                <a:moveTo>
                                  <a:pt x="0" y="0"/>
                                </a:moveTo>
                                <a:lnTo>
                                  <a:pt x="14288" y="0"/>
                                </a:lnTo>
                                <a:lnTo>
                                  <a:pt x="14288" y="182092"/>
                                </a:lnTo>
                                <a:lnTo>
                                  <a:pt x="0" y="1820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67355" name="Shape 67355"/>
                        <wps:cNvSpPr/>
                        <wps:spPr>
                          <a:xfrm>
                            <a:off x="237744" y="1794790"/>
                            <a:ext cx="14288" cy="182092"/>
                          </a:xfrm>
                          <a:custGeom>
                            <a:avLst/>
                            <a:gdLst/>
                            <a:ahLst/>
                            <a:cxnLst/>
                            <a:rect l="0" t="0" r="0" b="0"/>
                            <a:pathLst>
                              <a:path w="14288" h="182092">
                                <a:moveTo>
                                  <a:pt x="0" y="0"/>
                                </a:moveTo>
                                <a:lnTo>
                                  <a:pt x="14288" y="0"/>
                                </a:lnTo>
                                <a:lnTo>
                                  <a:pt x="14288" y="182092"/>
                                </a:lnTo>
                                <a:lnTo>
                                  <a:pt x="0" y="1820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87" name="Rectangle 87"/>
                        <wps:cNvSpPr/>
                        <wps:spPr>
                          <a:xfrm>
                            <a:off x="380048" y="284847"/>
                            <a:ext cx="2270728" cy="180733"/>
                          </a:xfrm>
                          <a:prstGeom prst="rect">
                            <a:avLst/>
                          </a:prstGeom>
                          <a:ln>
                            <a:noFill/>
                          </a:ln>
                        </wps:spPr>
                        <wps:txbx>
                          <w:txbxContent>
                            <w:p w14:paraId="58C63C13" w14:textId="77777777" w:rsidR="00064EE2" w:rsidRDefault="00000000">
                              <w:pPr>
                                <w:spacing w:after="160" w:line="259" w:lineRule="auto"/>
                                <w:ind w:left="0" w:firstLine="0"/>
                              </w:pPr>
                              <w:r>
                                <w:rPr>
                                  <w:i/>
                                  <w:color w:val="333333"/>
                                </w:rPr>
                                <w:t>You were never the one in charge.</w:t>
                              </w:r>
                              <w:commentRangeEnd w:id="75"/>
                              <w:r>
                                <w:rPr>
                                  <w:rStyle w:val="CommentReference"/>
                                </w:rPr>
                                <w:commentReference w:id="75"/>
                              </w:r>
                            </w:p>
                          </w:txbxContent>
                        </wps:txbx>
                        <wps:bodyPr horzOverflow="overflow" vert="horz" lIns="0" tIns="0" rIns="0" bIns="0" rtlCol="0">
                          <a:noAutofit/>
                        </wps:bodyPr>
                      </wps:wsp>
                      <wps:wsp>
                        <wps:cNvPr id="88" name="Rectangle 88"/>
                        <wps:cNvSpPr/>
                        <wps:spPr>
                          <a:xfrm>
                            <a:off x="380048" y="668108"/>
                            <a:ext cx="4927501" cy="180733"/>
                          </a:xfrm>
                          <a:prstGeom prst="rect">
                            <a:avLst/>
                          </a:prstGeom>
                          <a:ln>
                            <a:noFill/>
                          </a:ln>
                        </wps:spPr>
                        <wps:txbx>
                          <w:txbxContent>
                            <w:p w14:paraId="163450F5" w14:textId="77777777" w:rsidR="00064EE2" w:rsidRDefault="00000000">
                              <w:pPr>
                                <w:spacing w:after="160" w:line="259" w:lineRule="auto"/>
                                <w:ind w:left="0" w:firstLine="0"/>
                              </w:pPr>
                              <w:r>
                                <w:rPr>
                                  <w:i/>
                                  <w:color w:val="333333"/>
                                </w:rPr>
                                <w:t>Every map leaves something out. The only question is who decided what.</w:t>
                              </w:r>
                            </w:p>
                          </w:txbxContent>
                        </wps:txbx>
                        <wps:bodyPr horzOverflow="overflow" vert="horz" lIns="0" tIns="0" rIns="0" bIns="0" rtlCol="0">
                          <a:noAutofit/>
                        </wps:bodyPr>
                      </wps:wsp>
                      <wps:wsp>
                        <wps:cNvPr id="89" name="Rectangle 89"/>
                        <wps:cNvSpPr/>
                        <wps:spPr>
                          <a:xfrm>
                            <a:off x="380048" y="1051369"/>
                            <a:ext cx="3729242" cy="180733"/>
                          </a:xfrm>
                          <a:prstGeom prst="rect">
                            <a:avLst/>
                          </a:prstGeom>
                          <a:ln>
                            <a:noFill/>
                          </a:ln>
                        </wps:spPr>
                        <wps:txbx>
                          <w:txbxContent>
                            <w:p w14:paraId="111C84E9" w14:textId="77777777" w:rsidR="00064EE2" w:rsidRDefault="00000000">
                              <w:pPr>
                                <w:spacing w:after="160" w:line="259" w:lineRule="auto"/>
                                <w:ind w:left="0" w:firstLine="0"/>
                              </w:pPr>
                              <w:r>
                                <w:rPr>
                                  <w:i/>
                                  <w:color w:val="333333"/>
                                </w:rPr>
                                <w:t>Fewer words, less thought. Less thought, less resistance.</w:t>
                              </w:r>
                            </w:p>
                          </w:txbxContent>
                        </wps:txbx>
                        <wps:bodyPr horzOverflow="overflow" vert="horz" lIns="0" tIns="0" rIns="0" bIns="0" rtlCol="0">
                          <a:noAutofit/>
                        </wps:bodyPr>
                      </wps:wsp>
                      <wps:wsp>
                        <wps:cNvPr id="90" name="Rectangle 90"/>
                        <wps:cNvSpPr/>
                        <wps:spPr>
                          <a:xfrm>
                            <a:off x="380048" y="1434629"/>
                            <a:ext cx="4807133" cy="180733"/>
                          </a:xfrm>
                          <a:prstGeom prst="rect">
                            <a:avLst/>
                          </a:prstGeom>
                          <a:ln>
                            <a:noFill/>
                          </a:ln>
                        </wps:spPr>
                        <wps:txbx>
                          <w:txbxContent>
                            <w:p w14:paraId="04A10CD6" w14:textId="77777777" w:rsidR="00064EE2" w:rsidRDefault="00000000">
                              <w:pPr>
                                <w:spacing w:after="160" w:line="259" w:lineRule="auto"/>
                                <w:ind w:left="0" w:firstLine="0"/>
                              </w:pPr>
                              <w:r>
                                <w:rPr>
                                  <w:i/>
                                  <w:color w:val="333333"/>
                                </w:rPr>
                                <w:t>Nobody can be argued out of a map. They have to see it for themselves.</w:t>
                              </w:r>
                            </w:p>
                          </w:txbxContent>
                        </wps:txbx>
                        <wps:bodyPr horzOverflow="overflow" vert="horz" lIns="0" tIns="0" rIns="0" bIns="0" rtlCol="0">
                          <a:noAutofit/>
                        </wps:bodyPr>
                      </wps:wsp>
                      <wps:wsp>
                        <wps:cNvPr id="91" name="Rectangle 91"/>
                        <wps:cNvSpPr/>
                        <wps:spPr>
                          <a:xfrm>
                            <a:off x="380048" y="1817889"/>
                            <a:ext cx="2320429" cy="180733"/>
                          </a:xfrm>
                          <a:prstGeom prst="rect">
                            <a:avLst/>
                          </a:prstGeom>
                          <a:ln>
                            <a:noFill/>
                          </a:ln>
                        </wps:spPr>
                        <wps:txbx>
                          <w:txbxContent>
                            <w:p w14:paraId="1B277B8E" w14:textId="77777777" w:rsidR="00064EE2" w:rsidRDefault="00000000">
                              <w:pPr>
                                <w:spacing w:after="160" w:line="259" w:lineRule="auto"/>
                                <w:ind w:left="0" w:firstLine="0"/>
                              </w:pPr>
                              <w:r>
                                <w:rPr>
                                  <w:i/>
                                  <w:color w:val="333333"/>
                                </w:rPr>
                                <w:t>You do not have to solve the world.</w:t>
                              </w:r>
                            </w:p>
                          </w:txbxContent>
                        </wps:txbx>
                        <wps:bodyPr horzOverflow="overflow" vert="horz" lIns="0" tIns="0" rIns="0" bIns="0" rtlCol="0">
                          <a:noAutofit/>
                        </wps:bodyPr>
                      </wps:wsp>
                    </wpg:wgp>
                  </a:graphicData>
                </a:graphic>
              </wp:inline>
            </w:drawing>
          </mc:Choice>
          <mc:Fallback xmlns:a="http://schemas.openxmlformats.org/drawingml/2006/main">
            <w:pict>
              <v:group id="Group 52589" style="width:336.96pt;height:155.66pt;mso-position-horizontal-relative:char;mso-position-vertical-relative:line" coordsize="42793,19768">
                <v:shape id="Shape 67356" style="position:absolute;width:42793;height:91;left:0;top:0;" coordsize="4279392,9144" path="m0,0l4279392,0l4279392,9144l0,9144l0,0">
                  <v:stroke weight="0pt" endcap="flat" joinstyle="miter" miterlimit="10" on="false" color="#000000" opacity="0"/>
                  <v:fill on="true" color="#bbbbbb"/>
                </v:shape>
                <v:shape id="Shape 67357" style="position:absolute;width:142;height:1820;left:2377;top:2617;" coordsize="14288,182092" path="m0,0l14288,0l14288,182092l0,182092l0,0">
                  <v:stroke weight="0pt" endcap="flat" joinstyle="miter" miterlimit="10" on="false" color="#000000" opacity="0"/>
                  <v:fill on="true" color="#999999"/>
                </v:shape>
                <v:shape id="Shape 67358" style="position:absolute;width:142;height:1820;left:2377;top:6450;" coordsize="14288,182092" path="m0,0l14288,0l14288,182092l0,182092l0,0">
                  <v:stroke weight="0pt" endcap="flat" joinstyle="miter" miterlimit="10" on="false" color="#000000" opacity="0"/>
                  <v:fill on="true" color="#999999"/>
                </v:shape>
                <v:shape id="Shape 67359" style="position:absolute;width:142;height:1820;left:2377;top:10282;" coordsize="14288,182092" path="m0,0l14288,0l14288,182092l0,182092l0,0">
                  <v:stroke weight="0pt" endcap="flat" joinstyle="miter" miterlimit="10" on="false" color="#000000" opacity="0"/>
                  <v:fill on="true" color="#999999"/>
                </v:shape>
                <v:shape id="Shape 67360" style="position:absolute;width:142;height:1820;left:2377;top:14115;" coordsize="14288,182092" path="m0,0l14288,0l14288,182092l0,182092l0,0">
                  <v:stroke weight="0pt" endcap="flat" joinstyle="miter" miterlimit="10" on="false" color="#000000" opacity="0"/>
                  <v:fill on="true" color="#999999"/>
                </v:shape>
                <v:shape id="Shape 67361" style="position:absolute;width:142;height:1820;left:2377;top:17947;" coordsize="14288,182092" path="m0,0l14288,0l14288,182092l0,182092l0,0">
                  <v:stroke weight="0pt" endcap="flat" joinstyle="miter" miterlimit="10" on="false" color="#000000" opacity="0"/>
                  <v:fill on="true" color="#999999"/>
                </v:shape>
                <v:rect id="Rectangle 87" style="position:absolute;width:22707;height:1807;left:3800;top:2848;" filled="f" stroked="f">
                  <v:textbox inset="0,0,0,0">
                    <w:txbxContent>
                      <w:p>
                        <w:pPr>
                          <w:spacing w:before="0" w:after="160" w:line="259" w:lineRule="auto"/>
                          <w:ind w:left="0" w:firstLine="0"/>
                        </w:pPr>
                        <w:r>
                          <w:rPr>
                            <w:rFonts w:cs="Garamond" w:hAnsi="Garamond" w:eastAsia="Garamond" w:ascii="Garamond"/>
                            <w:i w:val="1"/>
                            <w:color w:val="333333"/>
                          </w:rPr>
                          <w:t xml:space="preserve">You were never the one in charge.</w:t>
                        </w:r>
                      </w:p>
                    </w:txbxContent>
                  </v:textbox>
                </v:rect>
                <v:rect id="Rectangle 88" style="position:absolute;width:49275;height:1807;left:3800;top:6681;" filled="f" stroked="f">
                  <v:textbox inset="0,0,0,0">
                    <w:txbxContent>
                      <w:p>
                        <w:pPr>
                          <w:spacing w:before="0" w:after="160" w:line="259" w:lineRule="auto"/>
                          <w:ind w:left="0" w:firstLine="0"/>
                        </w:pPr>
                        <w:r>
                          <w:rPr>
                            <w:rFonts w:cs="Garamond" w:hAnsi="Garamond" w:eastAsia="Garamond" w:ascii="Garamond"/>
                            <w:i w:val="1"/>
                            <w:color w:val="333333"/>
                          </w:rPr>
                          <w:t xml:space="preserve">Every map leaves something out. The only question is who decided what.</w:t>
                        </w:r>
                      </w:p>
                    </w:txbxContent>
                  </v:textbox>
                </v:rect>
                <v:rect id="Rectangle 89" style="position:absolute;width:37292;height:1807;left:3800;top:10513;" filled="f" stroked="f">
                  <v:textbox inset="0,0,0,0">
                    <w:txbxContent>
                      <w:p>
                        <w:pPr>
                          <w:spacing w:before="0" w:after="160" w:line="259" w:lineRule="auto"/>
                          <w:ind w:left="0" w:firstLine="0"/>
                        </w:pPr>
                        <w:r>
                          <w:rPr>
                            <w:rFonts w:cs="Garamond" w:hAnsi="Garamond" w:eastAsia="Garamond" w:ascii="Garamond"/>
                            <w:i w:val="1"/>
                            <w:color w:val="333333"/>
                          </w:rPr>
                          <w:t xml:space="preserve">Fewer words, less thought. Less thought, less resistance.</w:t>
                        </w:r>
                      </w:p>
                    </w:txbxContent>
                  </v:textbox>
                </v:rect>
                <v:rect id="Rectangle 90" style="position:absolute;width:48071;height:1807;left:3800;top:14346;" filled="f" stroked="f">
                  <v:textbox inset="0,0,0,0">
                    <w:txbxContent>
                      <w:p>
                        <w:pPr>
                          <w:spacing w:before="0" w:after="160" w:line="259" w:lineRule="auto"/>
                          <w:ind w:left="0" w:firstLine="0"/>
                        </w:pPr>
                        <w:r>
                          <w:rPr>
                            <w:rFonts w:cs="Garamond" w:hAnsi="Garamond" w:eastAsia="Garamond" w:ascii="Garamond"/>
                            <w:i w:val="1"/>
                            <w:color w:val="333333"/>
                          </w:rPr>
                          <w:t xml:space="preserve">Nobody can be argued out of a map. They have to see it for themselves.</w:t>
                        </w:r>
                      </w:p>
                    </w:txbxContent>
                  </v:textbox>
                </v:rect>
                <v:rect id="Rectangle 91" style="position:absolute;width:23204;height:1807;left:3800;top:18178;" filled="f" stroked="f">
                  <v:textbox inset="0,0,0,0">
                    <w:txbxContent>
                      <w:p>
                        <w:pPr>
                          <w:spacing w:before="0" w:after="160" w:line="259" w:lineRule="auto"/>
                          <w:ind w:left="0" w:firstLine="0"/>
                        </w:pPr>
                        <w:r>
                          <w:rPr>
                            <w:rFonts w:cs="Garamond" w:hAnsi="Garamond" w:eastAsia="Garamond" w:ascii="Garamond"/>
                            <w:i w:val="1"/>
                            <w:color w:val="333333"/>
                          </w:rPr>
                          <w:t xml:space="preserve">You do not have to solve the world.</w:t>
                        </w:r>
                      </w:p>
                    </w:txbxContent>
                  </v:textbox>
                </v:rect>
              </v:group>
            </w:pict>
          </mc:Fallback>
        </mc:AlternateContent>
      </w:r>
    </w:p>
    <w:p w14:paraId="07F23706" w14:textId="77777777" w:rsidR="00064EE2" w:rsidRDefault="00000000">
      <w:pPr>
        <w:ind w:left="-5" w:right="15"/>
      </w:pPr>
      <w:r>
        <w:t>Book Two, The Mitochondrial Self, turns the same question inward and asks what the thing receiving the map actually is.</w:t>
      </w:r>
    </w:p>
    <w:p w14:paraId="7235A8A9" w14:textId="77777777" w:rsidR="00064EE2" w:rsidRDefault="00000000">
      <w:pPr>
        <w:ind w:left="-5" w:right="15"/>
      </w:pPr>
      <w:r>
        <w:t>Ammon M. Covino</w:t>
      </w:r>
    </w:p>
    <w:p w14:paraId="0F94402D" w14:textId="77777777" w:rsidR="00064EE2" w:rsidRDefault="00000000">
      <w:pPr>
        <w:pStyle w:val="Heading1"/>
        <w:spacing w:after="113"/>
        <w:ind w:left="-5"/>
      </w:pPr>
      <w:r>
        <w:rPr>
          <w:sz w:val="24"/>
        </w:rPr>
        <w:t>TABLE OF CONTENTS</w:t>
      </w:r>
    </w:p>
    <w:p w14:paraId="456EBDA9" w14:textId="77777777" w:rsidR="00064EE2" w:rsidRDefault="00000000">
      <w:pPr>
        <w:spacing w:after="142" w:line="259" w:lineRule="auto"/>
        <w:ind w:left="-5"/>
      </w:pPr>
      <w:r>
        <w:rPr>
          <w:b/>
        </w:rPr>
        <w:t>Preface</w:t>
      </w:r>
    </w:p>
    <w:p w14:paraId="446EE8E4" w14:textId="77777777" w:rsidR="00064EE2" w:rsidRDefault="00000000">
      <w:pPr>
        <w:spacing w:after="142" w:line="259" w:lineRule="auto"/>
        <w:ind w:left="-5"/>
      </w:pPr>
      <w:commentRangeStart w:id="1"/>
      <w:del w:id="9002" w:author="Perplexity Computer" w:date="2026-08-23T11:00:00Z">
        <w:r>
          <w:rPr>
            <w:b/>
          </w:rPr>
          <w:delText>Opening The Sign. Socrates and the Voice That Was Always His Own</w:delText>
        </w:r>
      </w:del>
      <w:ins w:id="9003" w:author="Perplexity Computer" w:date="2026-08-23T11:00:00Z">
        <w:r>
          <w:rPr>
            <w:b/>
          </w:rPr>
          <w:t>Opening, The Sign, Socrates and the Voice That Was Always His Own</w:t>
        </w:r>
      </w:ins>
      <w:commentRangeEnd w:id="1"/>
      <w:r>
        <w:rPr>
          <w:rStyle w:val="CommentReference"/>
        </w:rPr>
        <w:commentReference w:id="1"/>
      </w:r>
    </w:p>
    <w:p w14:paraId="6DE94D44" w14:textId="77777777" w:rsidR="00064EE2" w:rsidRDefault="00000000">
      <w:pPr>
        <w:spacing w:after="142" w:line="259" w:lineRule="auto"/>
        <w:ind w:left="-5"/>
      </w:pPr>
      <w:r>
        <w:rPr>
          <w:b/>
        </w:rPr>
        <w:t>Part One, The Lens</w:t>
      </w:r>
    </w:p>
    <w:p w14:paraId="2A460CC3" w14:textId="77777777" w:rsidR="00064EE2" w:rsidRDefault="00000000">
      <w:pPr>
        <w:spacing w:after="142" w:line="259" w:lineRule="auto"/>
        <w:ind w:left="-5"/>
      </w:pPr>
      <w:r>
        <w:rPr>
          <w:b/>
        </w:rPr>
        <w:t>Ch. 1 The Inner Map, Why the Real War Is Inside You</w:t>
      </w:r>
    </w:p>
    <w:p w14:paraId="5C644D69" w14:textId="77777777" w:rsidR="00064EE2" w:rsidRDefault="00000000">
      <w:pPr>
        <w:spacing w:after="142" w:line="259" w:lineRule="auto"/>
        <w:ind w:left="-5"/>
      </w:pPr>
      <w:r>
        <w:rPr>
          <w:b/>
        </w:rPr>
        <w:t>Ch. 2 Arcs, Bolts, and the Flip, Three Tools for Reading Any Room</w:t>
      </w:r>
    </w:p>
    <w:p w14:paraId="0EFA944F" w14:textId="77777777" w:rsidR="00064EE2" w:rsidRDefault="00000000">
      <w:pPr>
        <w:spacing w:after="142" w:line="259" w:lineRule="auto"/>
        <w:ind w:left="-5"/>
      </w:pPr>
      <w:commentRangeStart w:id="2"/>
      <w:del w:id="9004" w:author="Perplexity Computer" w:date="2026-08-23T11:00:00Z">
        <w:r>
          <w:rPr>
            <w:b/>
          </w:rPr>
          <w:delText>Ch. 3 Words Are Spells, How Language Becomes Control</w:delText>
        </w:r>
      </w:del>
      <w:ins w:id="9005" w:author="Perplexity Computer" w:date="2026-08-23T11:00:00Z">
        <w:r>
          <w:rPr>
            <w:b/>
          </w:rPr>
          <w:t>Ch. 3 Words Are Spells, How Language Becomes Control, and How to Become a Steward of What Passes Through You</w:t>
        </w:r>
      </w:ins>
      <w:commentRangeEnd w:id="2"/>
      <w:r>
        <w:rPr>
          <w:rStyle w:val="CommentReference"/>
        </w:rPr>
        <w:commentReference w:id="2"/>
      </w:r>
    </w:p>
    <w:p w14:paraId="3E184209" w14:textId="77777777" w:rsidR="00064EE2" w:rsidRDefault="00000000">
      <w:pPr>
        <w:spacing w:after="142" w:line="259" w:lineRule="auto"/>
        <w:ind w:left="-5"/>
      </w:pPr>
      <w:r>
        <w:rPr>
          <w:b/>
        </w:rPr>
        <w:t>Part Two, The System</w:t>
      </w:r>
    </w:p>
    <w:p w14:paraId="43AA3AF8" w14:textId="77777777" w:rsidR="00064EE2" w:rsidRDefault="00000000">
      <w:pPr>
        <w:spacing w:after="142" w:line="259" w:lineRule="auto"/>
        <w:ind w:left="-5"/>
      </w:pPr>
      <w:commentRangeStart w:id="3"/>
      <w:del w:id="9006" w:author="Perplexity Computer" w:date="2026-08-23T11:00:00Z">
        <w:r>
          <w:rPr>
            <w:b/>
          </w:rPr>
          <w:delText>Ch. 4 Your Personal Position, Why I Can See This From Where I Stand</w:delText>
        </w:r>
      </w:del>
      <w:ins w:id="9007" w:author="Perplexity Computer" w:date="2026-08-23T11:00:00Z">
        <w:r>
          <w:rPr>
            <w:b/>
          </w:rPr>
          <w:t>Ch. 4 Your Personal Position, Why I Can See This From Where I Stand, and Why I Almost Didn’t Say It</w:t>
        </w:r>
      </w:ins>
      <w:commentRangeEnd w:id="3"/>
      <w:r>
        <w:rPr>
          <w:rStyle w:val="CommentReference"/>
        </w:rPr>
        <w:commentReference w:id="3"/>
      </w:r>
    </w:p>
    <w:p w14:paraId="74A524EA" w14:textId="77777777" w:rsidR="00064EE2" w:rsidRDefault="00000000">
      <w:pPr>
        <w:spacing w:after="142" w:line="259" w:lineRule="auto"/>
        <w:ind w:left="-5"/>
      </w:pPr>
      <w:commentRangeStart w:id="4"/>
      <w:r>
        <w:rPr>
          <w:b/>
        </w:rPr>
        <w:t xml:space="preserve">Ch. 5 The Room Writes the Mind, </w:t>
      </w:r>
      <w:del w:id="9008" w:author="Perplexity Computer" w:date="2026-08-23T11:00:00Z">
        <w:r>
          <w:rPr>
            <w:b/>
          </w:rPr>
          <w:delText>Ritual, Symbol, and Architecture of Control</w:delText>
        </w:r>
      </w:del>
      <w:ins w:id="9009" w:author="Perplexity Computer" w:date="2026-08-23T11:00:00Z">
        <w:r>
          <w:rPr>
            <w:b/>
          </w:rPr>
          <w:t>Ritual, Symbol, and the Architecture of Control</w:t>
        </w:r>
      </w:ins>
      <w:commentRangeEnd w:id="4"/>
      <w:r>
        <w:rPr>
          <w:rStyle w:val="CommentReference"/>
        </w:rPr>
        <w:commentReference w:id="4"/>
      </w:r>
    </w:p>
    <w:p w14:paraId="7E8629A1" w14:textId="77777777" w:rsidR="00064EE2" w:rsidRDefault="00000000">
      <w:pPr>
        <w:spacing w:after="142" w:line="259" w:lineRule="auto"/>
        <w:ind w:left="-5"/>
      </w:pPr>
      <w:commentRangeStart w:id="5"/>
      <w:del w:id="9010" w:author="Perplexity Computer" w:date="2026-08-23T11:00:00Z">
        <w:r>
          <w:rPr>
            <w:b/>
          </w:rPr>
          <w:delText>Ch. 6 The Scripture Engine. How Ancient Stories Became Operating Instructions</w:delText>
        </w:r>
      </w:del>
      <w:ins w:id="9011" w:author="Perplexity Computer" w:date="2026-08-23T11:00:00Z">
        <w:r>
          <w:rPr>
            <w:b/>
          </w:rPr>
          <w:t>Ch. 6 The Scripture Engine, How Ancient Stories Became Operating Instructions</w:t>
        </w:r>
      </w:ins>
      <w:commentRangeEnd w:id="5"/>
      <w:r>
        <w:rPr>
          <w:rStyle w:val="CommentReference"/>
        </w:rPr>
        <w:commentReference w:id="5"/>
      </w:r>
    </w:p>
    <w:p w14:paraId="7BF7F2CE" w14:textId="77777777" w:rsidR="00064EE2" w:rsidRDefault="00000000">
      <w:pPr>
        <w:spacing w:after="142" w:line="259" w:lineRule="auto"/>
        <w:ind w:left="-5"/>
      </w:pPr>
      <w:r>
        <w:rPr>
          <w:b/>
        </w:rPr>
        <w:t>Ch. 7 The Prophecy Engine, When the Map Becomes the Territory</w:t>
      </w:r>
    </w:p>
    <w:p w14:paraId="722AC9A3" w14:textId="77777777" w:rsidR="00064EE2" w:rsidRDefault="00000000">
      <w:pPr>
        <w:spacing w:after="142" w:line="259" w:lineRule="auto"/>
        <w:ind w:left="-5"/>
      </w:pPr>
      <w:r>
        <w:rPr>
          <w:b/>
        </w:rPr>
        <w:t>Part Three, The Machine</w:t>
      </w:r>
    </w:p>
    <w:p w14:paraId="6E865558" w14:textId="77777777" w:rsidR="00064EE2" w:rsidRDefault="00000000">
      <w:pPr>
        <w:spacing w:after="142" w:line="259" w:lineRule="auto"/>
        <w:ind w:left="-5"/>
      </w:pPr>
      <w:r>
        <w:rPr>
          <w:b/>
        </w:rPr>
        <w:t>Ch. 8 The Policing Empire, How Ancient Patterns Run Modern States</w:t>
      </w:r>
    </w:p>
    <w:p w14:paraId="3284F6CC" w14:textId="77777777" w:rsidR="00064EE2" w:rsidRDefault="00000000">
      <w:pPr>
        <w:spacing w:after="3"/>
        <w:ind w:left="-5" w:right="15"/>
      </w:pPr>
      <w:commentRangeStart w:id="6"/>
      <w:del w:id="9012" w:author="Perplexity Computer" w:date="2026-08-23T11:00:00Z">
        <w:r>
          <w:delText>Ch. 9 The Parasite and the Host. Secret Combinations and the System That</w:delText>
        </w:r>
      </w:del>
      <w:ins w:id="9013" w:author="Perplexity Computer" w:date="2026-08-23T11:00:00Z">
        <w:r>
          <w:t>Ch. 9 The Parasite and the Host, Secret Combinations and the System That</w:t>
        </w:r>
      </w:ins>
      <w:commentRangeEnd w:id="6"/>
      <w:r>
        <w:rPr>
          <w:rStyle w:val="CommentReference"/>
        </w:rPr>
        <w:commentReference w:id="6"/>
      </w:r>
    </w:p>
    <w:p w14:paraId="31FCC441" w14:textId="77777777" w:rsidR="00064EE2" w:rsidRDefault="00000000">
      <w:pPr>
        <w:ind w:left="-5" w:right="15"/>
      </w:pPr>
      <w:r>
        <w:lastRenderedPageBreak/>
        <w:t>Captures the System</w:t>
      </w:r>
    </w:p>
    <w:p w14:paraId="4901CAC7" w14:textId="77777777" w:rsidR="00064EE2" w:rsidRDefault="00000000">
      <w:pPr>
        <w:spacing w:after="142" w:line="259" w:lineRule="auto"/>
        <w:ind w:left="-5"/>
      </w:pPr>
      <w:r>
        <w:rPr>
          <w:b/>
        </w:rPr>
        <w:t>Ch. 10 Money Is a Container, The Energy System That Keeps It All Running</w:t>
      </w:r>
    </w:p>
    <w:p w14:paraId="64CD13F9" w14:textId="77777777" w:rsidR="00064EE2" w:rsidRDefault="00000000">
      <w:pPr>
        <w:spacing w:after="142" w:line="259" w:lineRule="auto"/>
        <w:ind w:left="-5"/>
      </w:pPr>
      <w:r>
        <w:rPr>
          <w:b/>
        </w:rPr>
        <w:t>Ch. 11 Erase All Debt, The Reset the System Was Designed to Prevent</w:t>
      </w:r>
    </w:p>
    <w:p w14:paraId="2A8435F0" w14:textId="77777777" w:rsidR="00064EE2" w:rsidRDefault="00000000">
      <w:pPr>
        <w:spacing w:after="142" w:line="259" w:lineRule="auto"/>
        <w:ind w:left="-5"/>
      </w:pPr>
      <w:r>
        <w:rPr>
          <w:b/>
        </w:rPr>
        <w:t>Part Four, The Mirror</w:t>
      </w:r>
    </w:p>
    <w:p w14:paraId="2D16030B" w14:textId="77777777" w:rsidR="00064EE2" w:rsidRDefault="00000000">
      <w:pPr>
        <w:spacing w:after="142" w:line="259" w:lineRule="auto"/>
        <w:ind w:left="-5"/>
      </w:pPr>
      <w:r>
        <w:rPr>
          <w:b/>
        </w:rPr>
        <w:t>Ch. 12 The Stories They Told Us, How Pop Culture Shows the System to Itself</w:t>
      </w:r>
    </w:p>
    <w:p w14:paraId="407F8215" w14:textId="77777777" w:rsidR="00064EE2" w:rsidRDefault="00000000">
      <w:pPr>
        <w:spacing w:after="142" w:line="259" w:lineRule="auto"/>
        <w:ind w:left="-5"/>
      </w:pPr>
      <w:r>
        <w:rPr>
          <w:b/>
        </w:rPr>
        <w:t>Part Five, The Exit</w:t>
      </w:r>
    </w:p>
    <w:p w14:paraId="76AE253C" w14:textId="77777777" w:rsidR="00064EE2" w:rsidRDefault="00000000">
      <w:pPr>
        <w:spacing w:after="142" w:line="259" w:lineRule="auto"/>
        <w:ind w:left="-5"/>
      </w:pPr>
      <w:r>
        <w:rPr>
          <w:b/>
        </w:rPr>
        <w:t>Ch. 13 The Weld, Reuniting Mind and Heart</w:t>
      </w:r>
    </w:p>
    <w:p w14:paraId="11D76530" w14:textId="77777777" w:rsidR="00064EE2" w:rsidRDefault="00000000">
      <w:pPr>
        <w:spacing w:after="142" w:line="259" w:lineRule="auto"/>
        <w:ind w:left="-5"/>
      </w:pPr>
      <w:r>
        <w:rPr>
          <w:b/>
        </w:rPr>
        <w:t>Author’s Note</w:t>
      </w:r>
    </w:p>
    <w:p w14:paraId="0F51959E" w14:textId="77777777" w:rsidR="00064EE2" w:rsidRDefault="00000000">
      <w:pPr>
        <w:spacing w:after="142" w:line="259" w:lineRule="auto"/>
        <w:ind w:left="-5"/>
      </w:pPr>
      <w:r>
        <w:rPr>
          <w:b/>
        </w:rPr>
        <w:t>Afterword: How This Book Came to Be Written</w:t>
      </w:r>
    </w:p>
    <w:p w14:paraId="47E58432" w14:textId="77777777" w:rsidR="00064EE2" w:rsidRDefault="00000000">
      <w:pPr>
        <w:spacing w:after="142" w:line="259" w:lineRule="auto"/>
        <w:ind w:left="-5"/>
      </w:pPr>
      <w:r>
        <w:rPr>
          <w:b/>
        </w:rPr>
        <w:t>Notes</w:t>
      </w:r>
    </w:p>
    <w:p w14:paraId="4B0D5C0A" w14:textId="77777777" w:rsidR="00064EE2" w:rsidRDefault="00000000">
      <w:pPr>
        <w:spacing w:after="142" w:line="259" w:lineRule="auto"/>
        <w:ind w:left="-5"/>
      </w:pPr>
      <w:r>
        <w:rPr>
          <w:b/>
        </w:rPr>
        <w:t>Index</w:t>
      </w:r>
      <w:r>
        <w:br w:type="page"/>
      </w:r>
    </w:p>
    <w:p w14:paraId="5A90B85C" w14:textId="77777777" w:rsidR="00064EE2" w:rsidRDefault="00000000">
      <w:pPr>
        <w:pStyle w:val="Heading1"/>
        <w:spacing w:after="113"/>
        <w:ind w:left="-5"/>
      </w:pPr>
      <w:r>
        <w:rPr>
          <w:sz w:val="24"/>
        </w:rPr>
        <w:lastRenderedPageBreak/>
        <w:t>PREFACE</w:t>
      </w:r>
    </w:p>
    <w:p w14:paraId="7CFD7B42" w14:textId="77777777" w:rsidR="00064EE2" w:rsidRDefault="00000000">
      <w:pPr>
        <w:ind w:left="-5" w:right="15"/>
      </w:pPr>
      <w:r>
        <w:t>Every map worth using has three things printed in the corner, and you have probably never thought about any of them. There is a scale, so you know how far apart things really are. There is an arrow pointing north, so you know which way you are facing. And there is a legend, so you know what the symbols mean before you start trusting them. Without those three, a map is just an attractive drawing, and you can walk a very long way in the wrong direction while holding one.</w:t>
      </w:r>
    </w:p>
    <w:p w14:paraId="236E8B04" w14:textId="77777777" w:rsidR="00064EE2" w:rsidRDefault="00000000">
      <w:pPr>
        <w:ind w:left="-5" w:right="15"/>
      </w:pPr>
      <w:r>
        <w:t>Nobody gave you any of that for your own life, which is a strange thing to notice once you have noticed it. You were handed a great deal of information about what to do and almost nothing about where you are, and so most people spend a lifetime navigating confidently on a chart with no scale, no north, and a legend somebody else wrote and never showed them.</w:t>
      </w:r>
    </w:p>
    <w:p w14:paraId="62D7CBA1" w14:textId="77777777" w:rsidR="00064EE2" w:rsidRDefault="00000000">
      <w:pPr>
        <w:ind w:left="-5" w:right="15"/>
      </w:pPr>
      <w:r>
        <w:t>This book is an attempt at those three things.</w:t>
      </w:r>
    </w:p>
    <w:p w14:paraId="0BABBBA7" w14:textId="77777777" w:rsidR="00064EE2" w:rsidRDefault="00000000">
      <w:pPr>
        <w:ind w:left="-5" w:right="15"/>
      </w:pPr>
      <w:r>
        <w:t>It is a book about orientation rather than instruction, and the difference matters. It does not tell you where to go. It tells you where you are standing, which turns out to be the harder and more useful problem, because almost nobody actually knows and almost everybody assumes they do. It works backward to the beginning, because the only reliable way to understand a thing is to find out where it started and who needed it to exist, and it applies that method to religion, to language, to money, to nations, and eventually to you.</w:t>
      </w:r>
    </w:p>
    <w:p w14:paraId="564AB92D" w14:textId="77777777" w:rsidR="00064EE2" w:rsidRDefault="00000000">
      <w:pPr>
        <w:ind w:left="-5" w:right="15"/>
      </w:pPr>
      <w:r>
        <w:t>The scale is the part people find hardest. You are on a rock that has been here for four and a half billion years, carrying life that has been running without interruption for most of that, in a galaxy of a few hundred billion stars, in a universe of a few hundred billion galaxies, and you are made of carbon that was assembled inside stars that died before the sun existed. Nothing in ordinary experience prepares a person to hold those numbers, and a great deal of what this book examines exists precisely because people could not hold them and reached for something smaller instead.</w:t>
      </w:r>
    </w:p>
    <w:p w14:paraId="0BAEE671" w14:textId="77777777" w:rsidR="00064EE2" w:rsidRDefault="00000000">
      <w:pPr>
        <w:spacing w:after="259"/>
        <w:ind w:left="-5" w:right="15"/>
      </w:pPr>
      <w:r>
        <w:t>So the range here runs from a carpenter executed under Roman occupation to the chemistry of a cell, and from there out to nebulas, because those are not separate subjects. They are the same subject at different distances, and the whole argument of this book is that the pattern does not change when you change the scale. It only becomes easier to see.</w:t>
      </w:r>
    </w:p>
    <w:p w14:paraId="4FCB3087" w14:textId="77777777" w:rsidR="00064EE2" w:rsidRDefault="00000000">
      <w:pPr>
        <w:spacing w:after="314"/>
        <w:ind w:left="384" w:right="261"/>
      </w:pPr>
      <w:r>
        <w:rPr>
          <w:rFonts w:ascii="Calibri" w:eastAsia="Calibri" w:hAnsi="Calibri" w:cs="Calibri"/>
          <w:noProof/>
          <w:color w:val="000000"/>
          <w:sz w:val="22"/>
        </w:rPr>
        <w:lastRenderedPageBreak/>
        <mc:AlternateContent>
          <mc:Choice Requires="wpg">
            <w:drawing>
              <wp:anchor distT="0" distB="0" distL="114300" distR="114300" simplePos="0" relativeHeight="251658240" behindDoc="0" locked="0" layoutInCell="1" allowOverlap="1" wp14:anchorId="294965A4" wp14:editId="7FCD058A">
                <wp:simplePos x="0" y="0"/>
                <wp:positionH relativeFrom="column">
                  <wp:posOffset>237744</wp:posOffset>
                </wp:positionH>
                <wp:positionV relativeFrom="paragraph">
                  <wp:posOffset>-23099</wp:posOffset>
                </wp:positionV>
                <wp:extent cx="14288" cy="546278"/>
                <wp:effectExtent l="0" t="0" r="0" b="0"/>
                <wp:wrapSquare wrapText="bothSides"/>
                <wp:docPr id="52521" name="Group 52521"/>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362" name="Shape 67362"/>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2521" style="width:1.125pt;height:43.014pt;position:absolute;mso-position-horizontal-relative:text;mso-position-horizontal:absolute;margin-left:18.72pt;mso-position-vertical-relative:text;margin-top:-1.81888pt;" coordsize="142,5462">
                <v:shape id="Shape 67363"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This is a guide to where you are. Not where you are in a country, or a career, or a culture, but where you are in the universe, and how the thing reading this sentence came to be here at all.</w:t>
      </w:r>
    </w:p>
    <w:p w14:paraId="41117CB7" w14:textId="77777777" w:rsidR="00064EE2" w:rsidRDefault="00000000">
      <w:pPr>
        <w:ind w:left="-5" w:right="15"/>
      </w:pPr>
      <w:r>
        <w:t>Thirteen chapters follow one question through different scales. How does a room teach you a hierarchy before anyone in it speaks? How is a phrase built so that a listener cannot picture what it describes? How does a story become an operating instruction? How does a prediction arrange its own fulfillment? How is an institution taken from the inside by something that produces nothing of its own? Why is money not a substance? And what can ancient debt resets teach us about compounding obligations now?</w:t>
      </w:r>
    </w:p>
    <w:p w14:paraId="56EA51DE" w14:textId="77777777" w:rsidR="00064EE2" w:rsidRDefault="00000000">
      <w:pPr>
        <w:ind w:left="-5" w:right="15"/>
      </w:pPr>
      <w:r>
        <w:t>None of that requires a conspiracy, which is the part most people find hardest to accept. It requires only that enough people carry the same instructions and act on them, and that nobody goes back to check where those instructions came from.</w:t>
      </w:r>
    </w:p>
    <w:p w14:paraId="7653A63C" w14:textId="77777777" w:rsidR="00064EE2" w:rsidRDefault="00000000">
      <w:pPr>
        <w:ind w:left="-5" w:right="15"/>
      </w:pPr>
      <w:r>
        <w:t>Large systems lower the cost of coordination by distributing shared maps: laws, rituals, currencies, categories, stories, procedures. That can make cooperation possible among strangers. It can also make an inherited assumption feel like a fact of nature. The useful question is not whether shared maps are good or bad. It is whether the people using one can still see that it is a map, compare it with the territory, and revise it when the fit fails.</w:t>
      </w:r>
    </w:p>
    <w:p w14:paraId="021D3DEB" w14:textId="77777777" w:rsidR="00064EE2" w:rsidRDefault="00000000">
      <w:pPr>
        <w:ind w:left="-5" w:right="15"/>
      </w:pPr>
      <w:r>
        <w:t>A word about the other books, because this one does not stand alone and pretending otherwise would be dishonest. Book Two, The Mitochondrial Self, is the other half of this argument rather than a sequel. This one works from the outside in, through the systems built around a person; that one works from the inside out, through the biology that makes a person possible, and the case only closes when both are in hand. Alpha and Omega goes underneath both of them, to perception itself, and includes the account of how language evolved, which is the foundation this book’s third chapter stands on without stopping to prove. The Unownable Center takes the red words apart properly, as a designed system rather than a quote collection, which is why this book touches that material and then deliberately stops.</w:t>
      </w:r>
    </w:p>
    <w:p w14:paraId="36DD0610" w14:textId="77777777" w:rsidR="00064EE2" w:rsidRDefault="00000000">
      <w:pPr>
        <w:ind w:left="-5" w:right="15"/>
      </w:pPr>
      <w:commentRangeStart w:id="7"/>
      <w:r>
        <w:t xml:space="preserve">Together they are one long argument. This is the short version, the quick pass, the orientation you can finish in an evening, and it exists because </w:t>
      </w:r>
      <w:del w:id="9014" w:author="Perplexity Computer" w:date="2026-08-23T11:00:00Z">
        <w:r>
          <w:delText>most people will never read four books and should not have to in order to find out where they are standing</w:delText>
        </w:r>
      </w:del>
      <w:ins w:id="9015" w:author="Perplexity Computer" w:date="2026-08-23T11:00:00Z">
        <w:r>
          <w:t>most people will never read every one of them and should not have to in order to find out where they are standing</w:t>
        </w:r>
      </w:ins>
      <w:r>
        <w:t>.</w:t>
      </w:r>
      <w:commentRangeEnd w:id="7"/>
      <w:r>
        <w:rPr>
          <w:rStyle w:val="CommentReference"/>
        </w:rPr>
        <w:commentReference w:id="7"/>
      </w:r>
    </w:p>
    <w:p w14:paraId="583E554D" w14:textId="77777777" w:rsidR="00064EE2" w:rsidRDefault="00000000">
      <w:pPr>
        <w:spacing w:after="370"/>
        <w:ind w:left="-5" w:right="15"/>
      </w:pPr>
      <w:r>
        <w:t xml:space="preserve">One thing you will find here that is not in most books of this kind. The claims are marked. Checkable statements that do real argumentative work carry notes, and </w:t>
      </w:r>
      <w:r>
        <w:lastRenderedPageBreak/>
        <w:t>the notes distinguish established evidence from synthesis, dispute, and postulate. Where a claim turned out to be wrong during the writing, the correction remains visible rather than being quietly erased.</w:t>
      </w:r>
    </w:p>
    <w:p w14:paraId="6A5B525F" w14:textId="77777777" w:rsidR="00064EE2" w:rsidRDefault="00000000">
      <w:pPr>
        <w:pStyle w:val="Heading1"/>
        <w:spacing w:after="113"/>
        <w:ind w:left="-5"/>
      </w:pPr>
      <w:commentRangeStart w:id="8"/>
      <w:r>
        <w:rPr>
          <w:sz w:val="24"/>
        </w:rPr>
        <w:t>How to Read This Book</w:t>
      </w:r>
      <w:commentRangeEnd w:id="8"/>
      <w:r>
        <w:rPr>
          <w:rStyle w:val="CommentReference"/>
        </w:rPr>
        <w:commentReference w:id="8"/>
      </w:r>
    </w:p>
    <w:p w14:paraId="4C73F9D3" w14:textId="77777777" w:rsidR="00064EE2" w:rsidRDefault="00000000">
      <w:pPr>
        <w:spacing w:after="242"/>
        <w:ind w:left="-5" w:right="15"/>
      </w:pPr>
      <w:r>
        <w:t>Three habits are enough. First, notice discomfort before deciding what it proves; discomfort is information, not a verdict. Second, hold two things at once: a system can do real good and still contain a bad mechanism. Third, test what you are reading against the territory. If a claim cannot survive inspection, do not keep it because it sounds good.</w:t>
      </w:r>
    </w:p>
    <w:p w14:paraId="18440266" w14:textId="77777777" w:rsidR="00064EE2" w:rsidRDefault="00000000">
      <w:pPr>
        <w:tabs>
          <w:tab w:val="center" w:pos="427"/>
          <w:tab w:val="center" w:pos="3138"/>
        </w:tabs>
        <w:spacing w:after="283"/>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775A6B7A" wp14:editId="62DA1A55">
                <wp:extent cx="14288" cy="182093"/>
                <wp:effectExtent l="0" t="0" r="0" b="0"/>
                <wp:docPr id="52467" name="Group 52467"/>
                <wp:cNvGraphicFramePr/>
                <a:graphic xmlns:a="http://schemas.openxmlformats.org/drawingml/2006/main">
                  <a:graphicData uri="http://schemas.microsoft.com/office/word/2010/wordprocessingGroup">
                    <wpg:wgp>
                      <wpg:cNvGrpSpPr/>
                      <wpg:grpSpPr>
                        <a:xfrm>
                          <a:off x="0" y="0"/>
                          <a:ext cx="14288" cy="182093"/>
                          <a:chOff x="0" y="0"/>
                          <a:chExt cx="14288" cy="182093"/>
                        </a:xfrm>
                      </wpg:grpSpPr>
                      <wps:wsp>
                        <wps:cNvPr id="67364" name="Shape 67364"/>
                        <wps:cNvSpPr/>
                        <wps:spPr>
                          <a:xfrm>
                            <a:off x="0" y="0"/>
                            <a:ext cx="14288" cy="182093"/>
                          </a:xfrm>
                          <a:custGeom>
                            <a:avLst/>
                            <a:gdLst/>
                            <a:ahLst/>
                            <a:cxnLst/>
                            <a:rect l="0" t="0" r="0" b="0"/>
                            <a:pathLst>
                              <a:path w="14288" h="182093">
                                <a:moveTo>
                                  <a:pt x="0" y="0"/>
                                </a:moveTo>
                                <a:lnTo>
                                  <a:pt x="14288" y="0"/>
                                </a:lnTo>
                                <a:lnTo>
                                  <a:pt x="14288" y="182093"/>
                                </a:lnTo>
                                <a:lnTo>
                                  <a:pt x="0" y="18209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2467" style="width:1.125pt;height:14.338pt;mso-position-horizontal-relative:char;mso-position-vertical-relative:line" coordsize="142,1820">
                <v:shape id="Shape 67365" style="position:absolute;width:142;height:1820;left:0;top:0;" coordsize="14288,182093" path="m0,0l14288,0l14288,182093l0,182093l0,0">
                  <v:stroke weight="0pt" endcap="flat" joinstyle="miter" miterlimit="10" on="false" color="#000000" opacity="0"/>
                  <v:fill on="true" color="#999999"/>
                </v:shape>
              </v:group>
            </w:pict>
          </mc:Fallback>
        </mc:AlternateContent>
      </w:r>
      <w:r>
        <w:rPr>
          <w:i/>
          <w:color w:val="333333"/>
        </w:rPr>
        <w:tab/>
        <w:t>Nothing here is asking to be believed. It is asking to be checked.</w:t>
      </w:r>
    </w:p>
    <w:p w14:paraId="041CC85E" w14:textId="77777777" w:rsidR="00064EE2" w:rsidRDefault="00000000">
      <w:pPr>
        <w:spacing w:after="153"/>
        <w:ind w:left="-5" w:right="15"/>
      </w:pPr>
      <w:r>
        <w:t>The author’s story is at the back, after the argument rather than before it, because the book should stand or fail on what the reader can examine.</w:t>
      </w:r>
    </w:p>
    <w:p w14:paraId="5F3F724C"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64312830" wp14:editId="4CDF9633">
                <wp:extent cx="4279392" cy="5715"/>
                <wp:effectExtent l="0" t="0" r="0" b="0"/>
                <wp:docPr id="52468" name="Group 52468"/>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366" name="Shape 67366"/>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2468" style="width:336.96pt;height:0.449982pt;mso-position-horizontal-relative:char;mso-position-vertical-relative:line" coordsize="42793,57">
                <v:shape id="Shape 67367"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2010B7A3" w14:textId="77777777" w:rsidR="00064EE2" w:rsidRDefault="00000000">
      <w:pPr>
        <w:ind w:left="-5" w:right="15"/>
      </w:pPr>
      <w:r>
        <w:t>OPENING</w:t>
      </w:r>
    </w:p>
    <w:p w14:paraId="3C619C84" w14:textId="77777777" w:rsidR="00064EE2" w:rsidRDefault="00000000">
      <w:pPr>
        <w:pStyle w:val="Heading1"/>
        <w:ind w:left="-5"/>
      </w:pPr>
      <w:r>
        <w:t>The Sign</w:t>
      </w:r>
    </w:p>
    <w:p w14:paraId="07BE458E" w14:textId="77777777" w:rsidR="00064EE2" w:rsidRDefault="00000000">
      <w:pPr>
        <w:spacing w:after="0" w:line="402" w:lineRule="auto"/>
        <w:ind w:left="-5" w:right="1639"/>
      </w:pPr>
      <w:commentRangeStart w:id="9"/>
      <w:r>
        <w:t xml:space="preserve">Socrates and the Voice That Was Always His Own </w:t>
      </w:r>
      <w:r>
        <w:rPr>
          <w:i/>
        </w:rPr>
        <w:t>γνῶθι σεαυτόν. Know thyself.</w:t>
      </w:r>
      <w:commentRangeEnd w:id="9"/>
      <w:r>
        <w:rPr>
          <w:rStyle w:val="CommentReference"/>
        </w:rPr>
        <w:commentReference w:id="9"/>
      </w:r>
    </w:p>
    <w:p w14:paraId="297F04A5" w14:textId="77777777" w:rsidR="00064EE2" w:rsidRDefault="00000000">
      <w:pPr>
        <w:spacing w:after="121"/>
        <w:ind w:left="-5"/>
      </w:pPr>
      <w:r>
        <w:rPr>
          <w:i/>
        </w:rPr>
        <w:t>Carved above the entrance to the temple at Delphi, and misread for twenty-four centuries.</w:t>
      </w:r>
    </w:p>
    <w:p w14:paraId="08E2004B" w14:textId="77777777" w:rsidR="00064EE2" w:rsidRDefault="00000000">
      <w:pPr>
        <w:ind w:left="-5" w:right="15"/>
      </w:pPr>
      <w:r>
        <w:t>You were never the one in charge.</w:t>
      </w:r>
    </w:p>
    <w:p w14:paraId="6131E242" w14:textId="77777777" w:rsidR="00064EE2" w:rsidRDefault="00000000">
      <w:pPr>
        <w:ind w:left="-5" w:right="15"/>
      </w:pPr>
      <w:r>
        <w:t>Look at the evidence your own body offers, if you can stop narrating long enough to notice it. Your heart beats. You never asked it to, and you cannot ask it to stop. Your lungs fill. Your stomach dismantles the meal into its parts without a single instruction from the self you imagine is running things. Your eyes fall shut before you decide to close them; the decision arrives after the act, and it startles you every time. You do not digest. You do not pump blood. You do not sleep so much as you get slept.</w:t>
      </w:r>
    </w:p>
    <w:p w14:paraId="51C1F3D7" w14:textId="77777777" w:rsidR="00064EE2" w:rsidRDefault="00000000">
      <w:pPr>
        <w:ind w:left="-5" w:right="15"/>
      </w:pPr>
      <w:r>
        <w:t>Now look at what you actually control, because the answer is more specific than most people have ever let themselves say out loud.</w:t>
      </w:r>
    </w:p>
    <w:p w14:paraId="18B44E3C" w14:textId="77777777" w:rsidR="00064EE2" w:rsidRDefault="00000000">
      <w:pPr>
        <w:ind w:left="-5" w:right="15"/>
      </w:pPr>
      <w:r>
        <w:lastRenderedPageBreak/>
        <w:t>The mitochondria say eat. You may choose the restaurant. You may choose the dish, the hour you sit down, whether you use a fork. You will not choose whether you are hungry. Refuse long enough and the request stops being a request.</w:t>
      </w:r>
    </w:p>
    <w:p w14:paraId="582A0014" w14:textId="77777777" w:rsidR="00064EE2" w:rsidRDefault="00000000">
      <w:pPr>
        <w:ind w:left="-5" w:right="15"/>
      </w:pPr>
      <w:r>
        <w:t>They say empty yourself. You may choose the room, and you may hold it for a while, and holding it is genuinely your decision. You will not choose when the order is issued, and you will not win the argument.</w:t>
      </w:r>
    </w:p>
    <w:p w14:paraId="5E51E684" w14:textId="77777777" w:rsidR="00064EE2" w:rsidRDefault="00000000">
      <w:pPr>
        <w:ind w:left="-5" w:right="15"/>
      </w:pPr>
      <w:r>
        <w:t>They say sleep. You may choose the bed, the hour you lie down, the side you turn to. You will not choose the moment your eyes close. Stay awake against it long enough and you do not win, you hallucinate, and then you lose anyway.</w:t>
      </w:r>
    </w:p>
    <w:p w14:paraId="07053B56" w14:textId="77777777" w:rsidR="00064EE2" w:rsidRDefault="00000000">
      <w:pPr>
        <w:spacing w:after="259"/>
        <w:ind w:left="-5" w:right="15"/>
      </w:pPr>
      <w:r>
        <w:t>And beneath those three are the ones you were never even offered a vote on. You are not breathing. Breathing is being done, and you are watching it happen, and on the rare occasions you take hold of it you can hold it for about a minute before the decision is removed from you. Your blood is being filtered at this moment, continuously, by an organ you have never once addressed. Your temperature is being held inside a range half a degree wide by machinery you cannot locate.</w:t>
      </w:r>
    </w:p>
    <w:p w14:paraId="6EC1FC80"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3891F76C" wp14:editId="52CDBC5B">
                <wp:simplePos x="0" y="0"/>
                <wp:positionH relativeFrom="column">
                  <wp:posOffset>237744</wp:posOffset>
                </wp:positionH>
                <wp:positionV relativeFrom="paragraph">
                  <wp:posOffset>-23099</wp:posOffset>
                </wp:positionV>
                <wp:extent cx="14288" cy="546278"/>
                <wp:effectExtent l="0" t="0" r="0" b="0"/>
                <wp:wrapSquare wrapText="bothSides"/>
                <wp:docPr id="52700" name="Group 52700"/>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368" name="Shape 67368"/>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2700" style="width:1.125pt;height:43.014pt;position:absolute;mso-position-horizontal-relative:text;mso-position-horizontal:absolute;margin-left:18.72pt;mso-position-vertical-relative:text;margin-top:-1.81891pt;" coordsize="142,5462">
                <v:shape id="Shape 67369"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Three commands a day, every day, for your entire life. In each one you are handed the where and denied the whether. That is not authorship. That is a passenger with an opinion about the route.</w:t>
      </w:r>
    </w:p>
    <w:p w14:paraId="2300A56D" w14:textId="77777777" w:rsidR="00064EE2" w:rsidRDefault="00000000">
      <w:pPr>
        <w:ind w:left="-5" w:right="15"/>
      </w:pPr>
      <w:r>
        <w:t>And notice how the narration works afterward. The command goes out, the body obeys, and then you tell yourself it was your idea. You call it appetite. You call it deciding to turn in early. You take the credit for the one part you did not supply.</w:t>
      </w:r>
    </w:p>
    <w:p w14:paraId="6AD701DD" w14:textId="77777777" w:rsidR="00064EE2" w:rsidRDefault="00000000">
      <w:pPr>
        <w:ind w:left="-5" w:right="15"/>
      </w:pPr>
      <w:r>
        <w:t>This is all consciousness ever was: not the author of the story but its narrator. You observe what the body has already done and describe it, in the past tense, as choice. You are the guest who moves into a house built and maintained by someone else, eats at its table, and by morning is convinced he owns the place.</w:t>
      </w:r>
    </w:p>
    <w:p w14:paraId="556F6F20" w14:textId="77777777" w:rsidR="00064EE2" w:rsidRDefault="00000000">
      <w:pPr>
        <w:ind w:left="-5" w:right="15"/>
      </w:pPr>
      <w:r>
        <w:t>There is one way to opt out of the arrangement, and only one. Cell death. You may leave, but you may not take the wheel. That is not a technicality. That is the proof.</w:t>
      </w:r>
    </w:p>
    <w:p w14:paraId="2F06F192" w14:textId="77777777" w:rsidR="00064EE2" w:rsidRDefault="00000000">
      <w:pPr>
        <w:spacing w:after="370"/>
        <w:ind w:left="-5" w:right="15"/>
      </w:pPr>
      <w:r>
        <w:t xml:space="preserve">The builder is older than you and does not speak your language. The ancient bacteria that moved into the cell and never left, and never surrendered command, are the mitochondria. They run the body. Every animal, every plant, every fungus. The mushroom, the fern, the whale, the watermelon, and you. Bacteria and viruses are the deliberate exceptions. They sit on a different branch entirely, and a virus is </w:t>
      </w:r>
      <w:r>
        <w:lastRenderedPageBreak/>
        <w:t>not even alive in the sense the rest of this list is. Everything else that lives runs on the same engine, and every one of them is certain it is acting on its own.</w:t>
      </w:r>
    </w:p>
    <w:p w14:paraId="386E4ACD" w14:textId="77777777" w:rsidR="00064EE2" w:rsidRDefault="00000000">
      <w:pPr>
        <w:pStyle w:val="Heading2"/>
        <w:ind w:left="-5"/>
      </w:pPr>
      <w:r>
        <w:t>What “run” Means in These Books</w:t>
      </w:r>
    </w:p>
    <w:p w14:paraId="7A386F5D" w14:textId="77777777" w:rsidR="00064EE2" w:rsidRDefault="00000000">
      <w:pPr>
        <w:ind w:left="-5" w:right="15"/>
      </w:pPr>
      <w:r>
        <w:t>When this book says run, it does not mean that a mitochondrion sits inside you composing sentences, selecting restaurants, or consciously issuing orders. It means something more distributed and more fundamental.</w:t>
      </w:r>
    </w:p>
    <w:p w14:paraId="62153B45" w14:textId="77777777" w:rsidR="00064EE2" w:rsidRDefault="00000000">
      <w:pPr>
        <w:ind w:left="-5" w:right="15"/>
      </w:pPr>
      <w:r>
        <w:t>Mitochondrial networks sense metabolic, hormonal, immune, and environmental conditions; integrate those conditions; transform energy; and produce outputs that alter gene expression, calcium handling, hormone production, immune activity, cellular survival, neural readiness, and what the organism is prepared to do next.</w:t>
      </w:r>
    </w:p>
    <w:p w14:paraId="638FA2E7" w14:textId="77777777" w:rsidR="00064EE2" w:rsidRDefault="00000000">
      <w:pPr>
        <w:ind w:left="-5" w:right="15"/>
      </w:pPr>
      <w:r>
        <w:t>They do not write every move. They establish and continually modify the living board on which every move becomes possible.</w:t>
      </w:r>
    </w:p>
    <w:p w14:paraId="186953C8" w14:textId="77777777" w:rsidR="00064EE2" w:rsidRDefault="00000000">
      <w:pPr>
        <w:ind w:left="-5" w:right="15"/>
      </w:pPr>
      <w:r>
        <w:t>The mitochondria run the body. The conscious mind plays from inside the body they are running. Those statements are not rivals. They describe different levels of the same operation.</w:t>
      </w:r>
    </w:p>
    <w:p w14:paraId="1BBFEDA9" w14:textId="77777777" w:rsidR="00064EE2" w:rsidRDefault="00000000">
      <w:pPr>
        <w:spacing w:after="157"/>
        <w:ind w:left="-5" w:right="15"/>
      </w:pPr>
      <w:r>
        <w:t>There was one man who almost caught them at it.</w:t>
      </w:r>
    </w:p>
    <w:p w14:paraId="2D0D233E" w14:textId="77777777" w:rsidR="00064EE2" w:rsidRDefault="00000000">
      <w:pPr>
        <w:spacing w:after="139" w:line="259" w:lineRule="auto"/>
        <w:ind w:left="-5"/>
      </w:pPr>
      <w:r>
        <w:rPr>
          <w:rFonts w:ascii="Times New Roman" w:eastAsia="Times New Roman" w:hAnsi="Times New Roman" w:cs="Times New Roman"/>
        </w:rPr>
        <w:t>⁂</w:t>
      </w:r>
    </w:p>
    <w:p w14:paraId="6C0DD9DD" w14:textId="77777777" w:rsidR="00064EE2" w:rsidRDefault="00000000">
      <w:pPr>
        <w:ind w:left="-5" w:right="15"/>
      </w:pPr>
      <w:r>
        <w:t>The story starts with an oracle. A friend of Socrates went to Delphi and asked the priestess whether any man was wiser than Socrates, and the priestess answered that none was. When the words came back to him he did not accept them. By his own account he knew he possessed no wisdom, great or small, so he set out to prove the god wrong.</w:t>
      </w:r>
    </w:p>
    <w:p w14:paraId="6A6BD30B" w14:textId="77777777" w:rsidR="00064EE2" w:rsidRDefault="00000000">
      <w:pPr>
        <w:ind w:left="-5" w:right="15"/>
      </w:pPr>
      <w:r>
        <w:t>He went first to the politicians, the men most certain they understood how the world was run. He questioned them carefully about the things they were known for: courage, justice, the right way to govern. They could not define any of it. He went to the poets, who produced beautiful things they could not explain. He went to the craftsmen, and found that their genuine competence in one narrow thing had convinced them they were wise in everything.</w:t>
      </w:r>
    </w:p>
    <w:p w14:paraId="458C2C3B" w14:textId="77777777" w:rsidR="00064EE2" w:rsidRDefault="00000000">
      <w:pPr>
        <w:ind w:left="-5" w:right="15"/>
      </w:pPr>
      <w:r>
        <w:t xml:space="preserve">At the end of it he understood the oracle. He was not wiser because he knew more. He was wiser because he had found out something none of them had: they were making it up as they went. Not lying. Improvising, confidently, in public, about things they had never once sat down and checked. The politician could not say what justice was. The general could not say what courage was. They had been </w:t>
      </w:r>
      <w:r>
        <w:lastRenderedPageBreak/>
        <w:t>running on borrowed answers their whole lives and had never noticed, because nobody had ever made them stop and say the answer out loud.</w:t>
      </w:r>
    </w:p>
    <w:p w14:paraId="2D89A81B" w14:textId="77777777" w:rsidR="00064EE2" w:rsidRDefault="00000000">
      <w:pPr>
        <w:ind w:left="-5" w:right="15"/>
      </w:pPr>
      <w:r>
        <w:t>Socrates was carrying an empty hand and had the honesty to look at it.</w:t>
      </w:r>
    </w:p>
    <w:p w14:paraId="1502D107" w14:textId="77777777" w:rsidR="00064EE2" w:rsidRDefault="00000000">
      <w:pPr>
        <w:spacing w:after="155"/>
        <w:ind w:left="-5" w:right="15"/>
      </w:pPr>
      <w:r>
        <w:t>Now follow that one step further than Athens ever did. The first thing any man is making up as he goes, the one underneath the politics and the poetry and the craft, is the certainty that he is the one doing it. Socrates got the men of Athens to admit they were improvising about the world. This book only asks him to keep going, to turn the same question on the questioner, and find the improvisation at the center: the belief that there was ever a him at the wheel.</w:t>
      </w:r>
    </w:p>
    <w:p w14:paraId="2819BC61" w14:textId="77777777" w:rsidR="00064EE2" w:rsidRDefault="00000000">
      <w:pPr>
        <w:spacing w:after="139" w:line="259" w:lineRule="auto"/>
        <w:ind w:left="-5"/>
      </w:pPr>
      <w:r>
        <w:rPr>
          <w:rFonts w:ascii="Times New Roman" w:eastAsia="Times New Roman" w:hAnsi="Times New Roman" w:cs="Times New Roman"/>
        </w:rPr>
        <w:t>⁂</w:t>
      </w:r>
    </w:p>
    <w:p w14:paraId="7E5CAFF9" w14:textId="77777777" w:rsidR="00064EE2" w:rsidRDefault="00000000">
      <w:pPr>
        <w:ind w:left="-5" w:right="15"/>
      </w:pPr>
      <w:r>
        <w:t>Know thyself. We read it as an invitation to go inward and discover an untouched, authentic core. But walk the instruction all the way down, past the appetites you did not order and the heartbeat you cannot stop, and you do not arrive in an empty room.</w:t>
      </w:r>
    </w:p>
    <w:p w14:paraId="44D7E263" w14:textId="77777777" w:rsidR="00064EE2" w:rsidRDefault="00000000">
      <w:pPr>
        <w:ind w:left="-5" w:right="15"/>
      </w:pPr>
      <w:r>
        <w:t>You arrive in a crowded one.</w:t>
      </w:r>
    </w:p>
    <w:p w14:paraId="2914BE6B" w14:textId="77777777" w:rsidR="00064EE2" w:rsidRDefault="00000000">
      <w:pPr>
        <w:ind w:left="-5" w:right="15"/>
      </w:pPr>
      <w:r>
        <w:t>Reflexes, appetites, inherited instructions, cellular machinery, memory, language, and a narrator who entered late are all already there. The error was not believing someone could play from inside that room. The error was believing the player built it and had been alone there from the beginning.</w:t>
      </w:r>
    </w:p>
    <w:p w14:paraId="1BD9C92B" w14:textId="77777777" w:rsidR="00064EE2" w:rsidRDefault="00000000">
      <w:pPr>
        <w:ind w:left="-5" w:right="15"/>
      </w:pPr>
      <w:r>
        <w:t>Read the instruction as an instruction and it stops being mysterious. It does not say look up. It does not say ask a priest. It says go inside and find out what you actually are, and the honest answer that comes back is: a living organism, running, with something older than your opinions doing the running. Not a fragment of a god. Not a visitor. An animal that got complicated enough to ask the question.</w:t>
      </w:r>
    </w:p>
    <w:p w14:paraId="0D07363D" w14:textId="77777777" w:rsidR="00064EE2" w:rsidRDefault="00000000">
      <w:pPr>
        <w:ind w:left="-5" w:right="15"/>
      </w:pPr>
      <w:r>
        <w:t>People in many contemplative traditions have used silence and sustained attention to notice what remains when deliberate narration quiets. The recurrence of that practice across cultures is interesting evidence about human experience, not proof that every tradition discovered the same hidden mechanism.</w:t>
      </w:r>
    </w:p>
    <w:p w14:paraId="68B87DCD" w14:textId="77777777" w:rsidR="00064EE2" w:rsidRDefault="00000000">
      <w:pPr>
        <w:ind w:left="-5" w:right="15"/>
      </w:pPr>
      <w:r>
        <w:t>Much of what reaches conscious awareness begins below it: autonomic activity, interoceptive signals, appetite, reflex, and affective state. Those systems are also bidirectional and interactive; the conscious organism can influence them without commanding them moment by moment. That constrained relationship is the subject of the companion volume, and it provides the biological lens through which this book rereads Socrates.</w:t>
      </w:r>
    </w:p>
    <w:p w14:paraId="08BF11CB" w14:textId="77777777" w:rsidR="00064EE2" w:rsidRDefault="00000000">
      <w:pPr>
        <w:ind w:left="-5" w:right="15"/>
      </w:pPr>
      <w:r>
        <w:lastRenderedPageBreak/>
        <w:t>The word he used is worth taking apart, because English has blurred it. The Greek is tò daimónion sēmeîon. The first word is an adjective, roughly divine-ish, uncanny, of a kind he could not place. The noun, the part carrying the actual meaning, is sēmeion. A sign in the sense of a signal. An indication produced by something other than the observer.</w:t>
      </w:r>
    </w:p>
    <w:p w14:paraId="251A56F0" w14:textId="77777777" w:rsidR="00064EE2" w:rsidRDefault="00000000">
      <w:pPr>
        <w:ind w:left="-5" w:right="15"/>
      </w:pPr>
      <w:r>
        <w:t>That word did not stay in philosophy. It went into medicine, where semeiology is the study of signs and symptoms, and into linguistics, where semiotics is the study of how signs carry meaning at all. A symptom is a signal the body produces without asking permission, which someone else then reads. That is the exact category Socrates reached for. Not a voice. A reading. He was describing himself the way a physician describes a patient, and he chose the word a physician would have chosen.</w:t>
      </w:r>
    </w:p>
    <w:p w14:paraId="7E8605E2" w14:textId="77777777" w:rsidR="00064EE2" w:rsidRDefault="00000000">
      <w:pPr>
        <w:ind w:left="-5" w:right="15"/>
      </w:pPr>
      <w:r>
        <w:t>He received, on this account, a signal he called his daimonion, his sign. It had been with him since childhood. It never once told him what to do. It only ever stopped him. He did not call it a voice in the dramatic sense. He called it a sign, a signal that arrived when the body’s own intelligence had something to say that the narrator had not yet figured out.</w:t>
      </w:r>
    </w:p>
    <w:p w14:paraId="769CA0FD" w14:textId="77777777" w:rsidR="00064EE2" w:rsidRDefault="00000000">
      <w:pPr>
        <w:ind w:left="-5" w:right="15"/>
      </w:pPr>
      <w:r>
        <w:t>Here is the synthesis this book proposes. Socrates may have been noticing something familiar to modern biology: inhibition, bodily judgment, or affective information arriving before the conscious narrator could explain its source. The gut, heart, brainstem, autonomic nervous system, and the mitochondria supporting those tissues all participate in bodily signaling, but no surviving text lets us diagnose the mechanism behind one man’s experience twenty-four centuries later. The notes mark this explicitly as a retrospective biological reading.</w:t>
      </w:r>
    </w:p>
    <w:p w14:paraId="71D90DB5" w14:textId="77777777" w:rsidR="00064EE2" w:rsidRDefault="00000000">
      <w:pPr>
        <w:ind w:left="-5" w:right="15"/>
      </w:pPr>
      <w:r>
        <w:t>What remains remarkable is his description of a signal that did not feel identical with his deliberate reasoning, and his willingness to treat that signal as information without pretending he had produced it consciously. Many people report intuitions, inhibitions, bodily warnings, or inner speech of that general kind; the mechanisms and experiences are not all the same.</w:t>
      </w:r>
    </w:p>
    <w:p w14:paraId="2EEFC613" w14:textId="77777777" w:rsidR="00064EE2" w:rsidRDefault="00000000">
      <w:pPr>
        <w:ind w:left="-5" w:right="15"/>
      </w:pPr>
      <w:r>
        <w:t>In this book’s model, the interesting move is not replacing the word god with the word mitochondrion. It is moving from an external explanation to mechanisms that can be investigated, while admitting where the historical record no longer permits certainty. The Scottish evangelist Henry Drummond named this habit in his Lowell Lectures of 1893, and he was not attacking religion but defending it. There are reverent minds, he wrote, who ceaselessly scan the fields of Nature and the books of Science in search of gaps, gaps which they will fill up with God. As if God lived in gaps. [2]</w:t>
      </w:r>
    </w:p>
    <w:p w14:paraId="3F8EA157" w14:textId="77777777" w:rsidR="00064EE2" w:rsidRDefault="00000000">
      <w:pPr>
        <w:ind w:left="-5" w:right="15"/>
      </w:pPr>
      <w:commentRangeStart w:id="10"/>
      <w:r>
        <w:t xml:space="preserve">Sixty years later the chemist Charles Coulson gave the habit its permanent name and its obituary in the same sentence. There is no God of the gaps to take over at those strategic places where science fails, he wrote, and the reason is that </w:t>
      </w:r>
      <w:del w:id="9020" w:author="Perplexity Computer" w:date="2026-08-23T11:00:00Z">
        <w:r>
          <w:delText>gaps of this sort have the unpreventable habit of shrinking. [2]</w:delText>
        </w:r>
      </w:del>
      <w:ins w:id="9021" w:author="Perplexity Computer" w:date="2026-08-23T11:00:00Z">
        <w:r>
          <w:t>gaps of this sort have the unpreventable habit of shrinking. [1]</w:t>
        </w:r>
      </w:ins>
      <w:commentRangeEnd w:id="10"/>
      <w:r>
        <w:rPr>
          <w:rStyle w:val="CommentReference"/>
        </w:rPr>
        <w:commentReference w:id="10"/>
      </w:r>
    </w:p>
    <w:p w14:paraId="5DD069A9" w14:textId="77777777" w:rsidR="00064EE2" w:rsidRDefault="00000000">
      <w:pPr>
        <w:ind w:left="-5" w:right="15"/>
      </w:pPr>
      <w:r>
        <w:t>This is one of those gaps. It has been shrinking for twenty-four centuries.</w:t>
      </w:r>
    </w:p>
    <w:p w14:paraId="1F72572E" w14:textId="77777777" w:rsidR="00064EE2" w:rsidRDefault="00000000">
      <w:pPr>
        <w:spacing w:after="155"/>
        <w:ind w:left="-5" w:right="15"/>
      </w:pPr>
      <w:r>
        <w:t>This book reads Socrates’ report differently. Socrates interpreted the sign through the vocabulary available to him: divine guidance. Read through modern biology, the same report can be understood as a person noticing that guidance, inhibition, and bodily judgment can arise before the conscious narrator can explain their source. That is an interpretation of his experience, not a retrospective diagnosis that can be proven twenty-four centuries later.</w:t>
      </w:r>
    </w:p>
    <w:p w14:paraId="008750F0" w14:textId="77777777" w:rsidR="00064EE2" w:rsidRDefault="00000000">
      <w:pPr>
        <w:spacing w:after="139" w:line="259" w:lineRule="auto"/>
        <w:ind w:left="-5"/>
      </w:pPr>
      <w:r>
        <w:rPr>
          <w:rFonts w:ascii="Times New Roman" w:eastAsia="Times New Roman" w:hAnsi="Times New Roman" w:cs="Times New Roman"/>
        </w:rPr>
        <w:t>⁂</w:t>
      </w:r>
    </w:p>
    <w:p w14:paraId="6238B6C4" w14:textId="77777777" w:rsidR="00064EE2" w:rsidRDefault="00000000">
      <w:pPr>
        <w:ind w:left="-5" w:right="15"/>
      </w:pPr>
      <w:commentRangeStart w:id="11"/>
      <w:r>
        <w:t xml:space="preserve">The indictment, as Plato records it, was that Socrates was guilty of corrupting the young, and of not believing in the gods the city believed in, </w:t>
      </w:r>
      <w:del w:id="9022" w:author="Perplexity Computer" w:date="2026-08-23T11:00:00Z">
        <w:r>
          <w:delText>but in other new divinities. [1]</w:delText>
        </w:r>
      </w:del>
      <w:ins w:id="9023" w:author="Perplexity Computer" w:date="2026-08-23T11:00:00Z">
        <w:r>
          <w:t>but in other new divinities. [2]</w:t>
        </w:r>
      </w:ins>
      <w:r>
        <w:t xml:space="preserve"> Teaching people the wrong things, and causing a disruption. That is the charge. Everything else was commentary.</w:t>
      </w:r>
      <w:commentRangeEnd w:id="11"/>
      <w:r>
        <w:rPr>
          <w:rStyle w:val="CommentReference"/>
        </w:rPr>
        <w:commentReference w:id="11"/>
      </w:r>
    </w:p>
    <w:p w14:paraId="34C86428" w14:textId="77777777" w:rsidR="00064EE2" w:rsidRDefault="00000000">
      <w:pPr>
        <w:ind w:left="-5" w:right="15"/>
      </w:pPr>
      <w:r>
        <w:t>But the word that stuck to him was not in the indictment. They called him atheos. That was not a legal finding, it was a category, and the category was about belonging rather than belief.</w:t>
      </w:r>
    </w:p>
    <w:p w14:paraId="06B72781" w14:textId="77777777" w:rsidR="00064EE2" w:rsidRDefault="00000000">
      <w:pPr>
        <w:ind w:left="-5" w:right="15"/>
      </w:pPr>
      <w:r>
        <w:t>Atheos means, literally, without gods. Not disbelief in the modern sense, which had not been invented yet. An observation about membership. You do not burn what we burn. You do not stand where we stand. Our word atheist descends directly from it, and it has done the same work ever since. It describes a person by what they will not join.</w:t>
      </w:r>
    </w:p>
    <w:p w14:paraId="3B733297" w14:textId="77777777" w:rsidR="00064EE2" w:rsidRDefault="00000000">
      <w:pPr>
        <w:ind w:left="-5" w:right="15"/>
      </w:pPr>
      <w:r>
        <w:t>Notice what that means. Athens had changed. The rituals had accumulated, the robes and the altars and the burning leaves in front of Athena, and the city had come to treat the accumulation as the thing itself. Socrates had not moved. He was still asking the original question. It was the city that had drifted, and then named the man who had not drifted as the one who did not belong.</w:t>
      </w:r>
    </w:p>
    <w:p w14:paraId="4D68A392" w14:textId="77777777" w:rsidR="00064EE2" w:rsidRDefault="00000000">
      <w:pPr>
        <w:ind w:left="-5" w:right="15"/>
      </w:pPr>
      <w:r>
        <w:t>There is a word for what happened to Athens, and it is worth having, because the same thing happens to companies, to families, to conversations, and to any project that runs long enough. The word is drift.</w:t>
      </w:r>
    </w:p>
    <w:p w14:paraId="4257F447" w14:textId="77777777" w:rsidR="00064EE2" w:rsidRDefault="00000000">
      <w:pPr>
        <w:ind w:left="-5" w:right="15"/>
      </w:pPr>
      <w:r>
        <w:t xml:space="preserve">Send a boy out to clean the pool. He starts on it, gets the filter running, and while a section is soaking he notices the hedges have got away from someone. So he trims the hedges, and trimming the hedges shows him the weeds, and the weeds </w:t>
      </w:r>
      <w:r>
        <w:lastRenderedPageBreak/>
        <w:t>take the rest of the afternoon. He comes in at six, pleased, and reports that the day is done. Ask him about the pool and he will tell you honestly that he got about five percent of it finished, and he will not be lying, and he will not understand why you are unhappy. He worked hard the entire day. Every individual thing he did was worth doing. He simply is not doing the thing he was sent to do, and there was never a moment where he decided to stop.</w:t>
      </w:r>
    </w:p>
    <w:p w14:paraId="43431246" w14:textId="77777777" w:rsidR="00064EE2" w:rsidRDefault="00000000">
      <w:pPr>
        <w:ind w:left="-5" w:right="15"/>
      </w:pPr>
      <w:r>
        <w:t>That is the whole mechanism. Nobody chooses to drift. Each step is reasonable, each step follows sensibly from the one before it, and the distance from the original purpose only becomes visible when somebody asks about the pool.</w:t>
      </w:r>
    </w:p>
    <w:p w14:paraId="7F20D008" w14:textId="77777777" w:rsidR="00064EE2" w:rsidRDefault="00000000">
      <w:pPr>
        <w:ind w:left="-5" w:right="15"/>
      </w:pPr>
      <w:r>
        <w:t>It happens to a person in a conversation, arriving somewhere twenty minutes later with no memory of the turn. It happens to an employee across a year. It happens to these new machines we have built to answer questions, which will follow a line of reasoning away from what was asked and produce something excellent and unrelated. And it happens to a city across four centuries, which is what Athens is doing in this story.</w:t>
      </w:r>
    </w:p>
    <w:p w14:paraId="28D9C37C" w14:textId="77777777" w:rsidR="00064EE2" w:rsidRDefault="00000000">
      <w:pPr>
        <w:ind w:left="-5" w:right="15"/>
      </w:pPr>
      <w:r>
        <w:t>Nobody in Athens voted to replace the question with the ritual. The ritual was a reasonable way to hold the question, and then it was easier to attend to than the question, and then it was the thing itself, and by the time Socrates was standing in front of them the drift was so complete that the man still asking the original question looked like the one who had wandered off.</w:t>
      </w:r>
    </w:p>
    <w:p w14:paraId="452D3A32" w14:textId="77777777" w:rsidR="00064EE2" w:rsidRDefault="00000000">
      <w:pPr>
        <w:ind w:left="-5" w:right="15"/>
      </w:pPr>
      <w:r>
        <w:t>This book is not claiming that the Athenians possessed a biological theory and rejected it. They did not. It is identifying the recurring structure: a person reports an experience that does not pass through the institution, and the institution treats the uncontrolled source as the threat. He called himself a gadfly, a diagnostician. These are the symptoms. I am only here to name them.</w:t>
      </w:r>
    </w:p>
    <w:p w14:paraId="731E7B4F" w14:textId="77777777" w:rsidR="00064EE2" w:rsidRDefault="00000000">
      <w:pPr>
        <w:spacing w:after="370"/>
        <w:ind w:left="-5" w:right="15"/>
      </w:pPr>
      <w:r>
        <w:t>The record says the sign was silent all through the trial. It had not stopped him when he rose to speak. It did not stop him as he walked toward the sentence. What he made of that silence he stated plainly, and this book will not improve on it by guessing at the rest.</w:t>
      </w:r>
    </w:p>
    <w:p w14:paraId="736D7C28" w14:textId="77777777" w:rsidR="00064EE2" w:rsidRDefault="00000000">
      <w:pPr>
        <w:pStyle w:val="Heading2"/>
        <w:ind w:left="-5"/>
      </w:pPr>
      <w:r>
        <w:t>What It Costs to Find Out</w:t>
      </w:r>
    </w:p>
    <w:p w14:paraId="4A41117A" w14:textId="77777777" w:rsidR="00064EE2" w:rsidRDefault="00000000">
      <w:pPr>
        <w:ind w:left="-5" w:right="15"/>
      </w:pPr>
      <w:r>
        <w:t>I should say what happened to me, because this book asks you to look at the thing running you, and I do not want to make that sound like an interesting afternoon.</w:t>
      </w:r>
    </w:p>
    <w:p w14:paraId="3D485468" w14:textId="77777777" w:rsidR="00064EE2" w:rsidRDefault="00000000">
      <w:pPr>
        <w:ind w:left="-5" w:right="15"/>
      </w:pPr>
      <w:r>
        <w:t xml:space="preserve">When the framework I was raised in came apart, something went with it that I had not understood was load-bearing. The writing calls it ego death, and when I came across the phrase I accepted it immediately, because it described exactly what had </w:t>
      </w:r>
      <w:r>
        <w:lastRenderedPageBreak/>
        <w:t>happened with no argument required. That is part of why it landed as hard as it did. I was not defending against the idea. Something that had been organizing me had stopped, and what was left could not talk.</w:t>
      </w:r>
    </w:p>
    <w:p w14:paraId="1ADAE084" w14:textId="77777777" w:rsidR="00064EE2" w:rsidRDefault="00000000">
      <w:pPr>
        <w:ind w:left="-5" w:right="15"/>
      </w:pPr>
      <w:r>
        <w:t>For about three weeks I could not form coherent sentences, and it was not because I was upset. The machinery that turns an intention into a sentence aimed at another person had gone offline, and I had to watch it come back on its own. What returned first was strange and very specific, which was an extreme reluctance to cause harm to anything at all, and not only to people but to plants and to animals as well. I was careful in a way that had nothing to do with deciding to be.</w:t>
      </w:r>
    </w:p>
    <w:p w14:paraId="59E3ED69" w14:textId="77777777" w:rsidR="00064EE2" w:rsidRDefault="00000000">
      <w:pPr>
        <w:ind w:left="-5" w:right="15"/>
      </w:pPr>
      <w:r>
        <w:t>It felt like two things rather than one, and I eventually named them, because it was easier than describing them each time. Logic, for the left. Roger, for the right.</w:t>
      </w:r>
    </w:p>
    <w:p w14:paraId="1817BD99" w14:textId="77777777" w:rsidR="00064EE2" w:rsidRDefault="00000000">
      <w:pPr>
        <w:ind w:left="-5" w:right="15"/>
      </w:pPr>
      <w:r>
        <w:t>One side was new, and it was capable and entirely without the social equipment, so that it did not know how to be in a room with other people. The other side carried the feeling and the wanting and was completely intact, and what happened over those weeks is that the second one taught the first one how to appear in public as an ordinary person rather than as someone with a disorder.</w:t>
      </w:r>
    </w:p>
    <w:p w14:paraId="61D15200" w14:textId="77777777" w:rsidR="00064EE2" w:rsidRDefault="00000000">
      <w:pPr>
        <w:ind w:left="-5" w:right="15"/>
      </w:pPr>
      <w:r>
        <w:t>What took me longest to understand is that only one of them has language. Logic cannot speak, because the machinery for words is not on that side, so when it has something to tell me it does not arrive as a sentence. It arrives as a feeling, and I had to learn to listen for it the way you learn to read someone who has lost their speech but not their opinions.</w:t>
      </w:r>
    </w:p>
    <w:p w14:paraId="3643A56A" w14:textId="77777777" w:rsidR="00064EE2" w:rsidRDefault="00000000">
      <w:pPr>
        <w:ind w:left="-5" w:right="15"/>
      </w:pPr>
      <w:r>
        <w:t>When I am ill I can hear it groan, and that is the closest word I have for it. Something underneath complains that it does not feel well, and I answer it out loud, and what I say is that I know, and that I feel it too. It is very nearly a separate person living in here who has no words and is not short of things to say, and in the years afterward it was the one showing me, in feeling rather than in language, how the pieces went back together.</w:t>
      </w:r>
    </w:p>
    <w:p w14:paraId="5C2D9E0F" w14:textId="77777777" w:rsidR="00064EE2" w:rsidRDefault="00000000">
      <w:pPr>
        <w:ind w:left="-5" w:right="15"/>
      </w:pPr>
      <w:r>
        <w:t>I would put one further thought beside that and mark it as a thought rather than a claim, which is that whatever people report from a strong dose of a psychedelic may be this same wordless side finally getting to express what it has been holding. It has been here far longer than the part that talks, it may be written deeper into us than a single lifetime, and it has spent all of that time unable to say so.</w:t>
      </w:r>
    </w:p>
    <w:p w14:paraId="5D159B63"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9BFCBE5" wp14:editId="0DFDEC0F">
                <wp:simplePos x="0" y="0"/>
                <wp:positionH relativeFrom="column">
                  <wp:posOffset>237744</wp:posOffset>
                </wp:positionH>
                <wp:positionV relativeFrom="paragraph">
                  <wp:posOffset>-23099</wp:posOffset>
                </wp:positionV>
                <wp:extent cx="14288" cy="546278"/>
                <wp:effectExtent l="0" t="0" r="0" b="0"/>
                <wp:wrapSquare wrapText="bothSides"/>
                <wp:docPr id="53899" name="Group 53899"/>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370" name="Shape 67370"/>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3899" style="width:1.125pt;height:43.014pt;position:absolute;mso-position-horizontal-relative:text;mso-position-horizontal:absolute;margin-left:18.72pt;mso-position-vertical-relative:text;margin-top:-1.8189pt;" coordsize="142,5462">
                <v:shape id="Shape 67371"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I broke my brain. I do not say that for effect. The thing that came apart did not come back the same way, and the version of me that writes this is the result of one side teaching the other how to speak.</w:t>
      </w:r>
    </w:p>
    <w:p w14:paraId="20F6FB0F" w14:textId="77777777" w:rsidR="00064EE2" w:rsidRDefault="00000000">
      <w:pPr>
        <w:ind w:left="-5" w:right="15"/>
      </w:pPr>
      <w:r>
        <w:lastRenderedPageBreak/>
        <w:t>My wife can see the switch happen. She has described what she sees more precisely than I can, because she is outside it. One side is cold and focused and has no patience, and finds most people unbearable. The other gives away money, builds things, makes plans for other people, and is sometimes still cold, but can come back. She says she thinks I have some control over it. I think being able to see it is most of the control there is.</w:t>
      </w:r>
    </w:p>
    <w:p w14:paraId="3E0A3CF9" w14:textId="77777777" w:rsidR="00064EE2" w:rsidRDefault="00000000">
      <w:pPr>
        <w:ind w:left="-5" w:right="15"/>
      </w:pPr>
      <w:r>
        <w:t>Some of that is chemistry rather than philosophy, and it belongs in the account. When my testosterone ran very high the cold side ran the show for months. That is a measurable number, it moved, and the personality moved with it, which is its own argument for everything this book says about who is actually in charge.</w:t>
      </w:r>
    </w:p>
    <w:p w14:paraId="29D20416" w14:textId="77777777" w:rsidR="00064EE2" w:rsidRDefault="00000000">
      <w:pPr>
        <w:ind w:left="-5" w:right="15"/>
      </w:pPr>
      <w:r>
        <w:t>And it is worth saying that this is not unusual, only unusually visible in my case. Every substance a person takes carries an ego of its own. The version of someone who has been drinking is not the version who has not, the version on cocaine is a different arrangement again, and so is the one on cannabis, on opiates, on stimulants, on a mood medication prescribed by a doctor with the best intentions in the world.</w:t>
      </w:r>
    </w:p>
    <w:p w14:paraId="78F37B7B" w14:textId="77777777" w:rsidR="00064EE2" w:rsidRDefault="00000000">
      <w:pPr>
        <w:spacing w:after="370"/>
        <w:ind w:left="-5" w:right="15"/>
      </w:pPr>
      <w:r>
        <w:t>We already know this and admit it constantly without noticing what we are admitting. When somebody says he was drunk when he did it, they are not making an excuse so much as reporting a fact about which configuration was at the controls. The whole of that defense rests on everyone quietly agreeing that a person can be run by something other than the person, which is the argument of this entire book stated by people who would deny it if you put it to them directly.</w:t>
      </w:r>
    </w:p>
    <w:p w14:paraId="2FD5266E" w14:textId="77777777" w:rsidR="00064EE2" w:rsidRDefault="00000000">
      <w:pPr>
        <w:pStyle w:val="Heading2"/>
        <w:ind w:left="-5"/>
      </w:pPr>
      <w:r>
        <w:t>And the Ego Does Not Only Take</w:t>
      </w:r>
    </w:p>
    <w:p w14:paraId="1F301079" w14:textId="77777777" w:rsidR="00064EE2" w:rsidRDefault="00000000">
      <w:pPr>
        <w:ind w:left="-5" w:right="15"/>
      </w:pPr>
      <w:r>
        <w:t>There is one more thing, and it is the reason this book exists rather than sitting in a drawer.</w:t>
      </w:r>
    </w:p>
    <w:p w14:paraId="11F4A284" w14:textId="77777777" w:rsidR="00064EE2" w:rsidRDefault="00000000">
      <w:pPr>
        <w:ind w:left="-5" w:right="15"/>
      </w:pPr>
      <w:r>
        <w:t>I want people to understand this. My wife says that wanting is ego, and she is right, and I have stopped arguing about it. It is ego. That is what I am. Take the ego out and I would not have written any of this, because it would not have mattered to me whether anyone understood, and if nobody understands then nothing improves, and I want things to be better.</w:t>
      </w:r>
    </w:p>
    <w:p w14:paraId="710B4A09" w14:textId="77777777" w:rsidR="00064EE2" w:rsidRDefault="00000000">
      <w:pPr>
        <w:spacing w:after="259"/>
        <w:ind w:left="-5" w:right="15"/>
      </w:pPr>
      <w:r>
        <w:t>Which is where the word gets interesting, because this book is going to spend thirteen chapters describing the ego as the thing that takes credit, that would rather be destroyed than admit it did not build the house. All of that is true.</w:t>
      </w:r>
    </w:p>
    <w:p w14:paraId="5924424A" w14:textId="77777777" w:rsidR="00064EE2" w:rsidRDefault="00000000">
      <w:pPr>
        <w:spacing w:after="314"/>
        <w:ind w:left="384" w:right="261"/>
      </w:pPr>
      <w:r>
        <w:rPr>
          <w:rFonts w:ascii="Calibri" w:eastAsia="Calibri" w:hAnsi="Calibri" w:cs="Calibri"/>
          <w:noProof/>
          <w:color w:val="000000"/>
          <w:sz w:val="22"/>
        </w:rPr>
        <w:lastRenderedPageBreak/>
        <mc:AlternateContent>
          <mc:Choice Requires="wpg">
            <w:drawing>
              <wp:anchor distT="0" distB="0" distL="114300" distR="114300" simplePos="0" relativeHeight="251661312" behindDoc="0" locked="0" layoutInCell="1" allowOverlap="1" wp14:anchorId="6155A316" wp14:editId="2D5E6034">
                <wp:simplePos x="0" y="0"/>
                <wp:positionH relativeFrom="column">
                  <wp:posOffset>237744</wp:posOffset>
                </wp:positionH>
                <wp:positionV relativeFrom="paragraph">
                  <wp:posOffset>-23099</wp:posOffset>
                </wp:positionV>
                <wp:extent cx="14288" cy="1092556"/>
                <wp:effectExtent l="0" t="0" r="0" b="0"/>
                <wp:wrapSquare wrapText="bothSides"/>
                <wp:docPr id="54185" name="Group 54185"/>
                <wp:cNvGraphicFramePr/>
                <a:graphic xmlns:a="http://schemas.openxmlformats.org/drawingml/2006/main">
                  <a:graphicData uri="http://schemas.microsoft.com/office/word/2010/wordprocessingGroup">
                    <wpg:wgp>
                      <wpg:cNvGrpSpPr/>
                      <wpg:grpSpPr>
                        <a:xfrm>
                          <a:off x="0" y="0"/>
                          <a:ext cx="14288" cy="1092556"/>
                          <a:chOff x="0" y="0"/>
                          <a:chExt cx="14288" cy="1092556"/>
                        </a:xfrm>
                      </wpg:grpSpPr>
                      <wps:wsp>
                        <wps:cNvPr id="67372" name="Shape 67372"/>
                        <wps:cNvSpPr/>
                        <wps:spPr>
                          <a:xfrm>
                            <a:off x="0" y="0"/>
                            <a:ext cx="14288" cy="1092556"/>
                          </a:xfrm>
                          <a:custGeom>
                            <a:avLst/>
                            <a:gdLst/>
                            <a:ahLst/>
                            <a:cxnLst/>
                            <a:rect l="0" t="0" r="0" b="0"/>
                            <a:pathLst>
                              <a:path w="14288" h="1092556">
                                <a:moveTo>
                                  <a:pt x="0" y="0"/>
                                </a:moveTo>
                                <a:lnTo>
                                  <a:pt x="14288" y="0"/>
                                </a:lnTo>
                                <a:lnTo>
                                  <a:pt x="14288" y="1092556"/>
                                </a:lnTo>
                                <a:lnTo>
                                  <a:pt x="0" y="1092556"/>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4185" style="width:1.125pt;height:86.028pt;position:absolute;mso-position-horizontal-relative:text;mso-position-horizontal:absolute;margin-left:18.72pt;mso-position-vertical-relative:text;margin-top:-1.81891pt;" coordsize="142,10925">
                <v:shape id="Shape 67373" style="position:absolute;width:142;height:10925;left:0;top:0;" coordsize="14288,1092556" path="m0,0l14288,0l14288,1092556l0,1092556l0,0">
                  <v:stroke weight="0pt" endcap="flat" joinstyle="miter" miterlimit="10" on="false" color="#000000" opacity="0"/>
                  <v:fill on="true" color="#999999"/>
                </v:shape>
                <w10:wrap type="square"/>
              </v:group>
            </w:pict>
          </mc:Fallback>
        </mc:AlternateContent>
      </w:r>
      <w:r>
        <w:rPr>
          <w:i/>
          <w:color w:val="333333"/>
        </w:rPr>
        <w:t>But the same drive that insists on being the author is the drive that waters the plants, pulls the weeds, checks that everyone in the house is all right, and cannot let a problem alone. It is one mechanism. The only difference is which direction it is pointed, and nobody ever tells you that, because the version aimed outward does not look like ego. It looks like decency.</w:t>
      </w:r>
    </w:p>
    <w:p w14:paraId="5F0FF702" w14:textId="77777777" w:rsidR="00064EE2" w:rsidRDefault="00000000">
      <w:pPr>
        <w:ind w:left="-5" w:right="15"/>
      </w:pPr>
      <w:r>
        <w:t>Marvel gave a character that exact name, and the character was a planet: a being who expanded until nothing existed that was not himself, so there was nothing left to care about. That is the inward version, drawn at full size. The outward version is a man in a garden making sure something other than himself survives the summer.</w:t>
      </w:r>
    </w:p>
    <w:p w14:paraId="0283F7AC" w14:textId="77777777" w:rsidR="00064EE2" w:rsidRDefault="00000000">
      <w:pPr>
        <w:spacing w:after="259"/>
        <w:ind w:left="-5" w:right="15"/>
      </w:pPr>
      <w:r>
        <w:t>Same engine. I would rather run it outward, and I would rather say plainly that it is the same engine than pretend I am doing this out of pure disinterested service. I am not. I want it to matter. That is ego, and it is the most useful thing I own.</w:t>
      </w:r>
    </w:p>
    <w:p w14:paraId="1BC14333"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189D833C" wp14:editId="6DC04E31">
                <wp:simplePos x="0" y="0"/>
                <wp:positionH relativeFrom="column">
                  <wp:posOffset>237744</wp:posOffset>
                </wp:positionH>
                <wp:positionV relativeFrom="paragraph">
                  <wp:posOffset>-23099</wp:posOffset>
                </wp:positionV>
                <wp:extent cx="14288" cy="546278"/>
                <wp:effectExtent l="0" t="0" r="0" b="0"/>
                <wp:wrapSquare wrapText="bothSides"/>
                <wp:docPr id="54186" name="Group 54186"/>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374" name="Shape 67374"/>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4186" style="width:1.125pt;height:43.014pt;position:absolute;mso-position-horizontal-relative:text;mso-position-horizontal:absolute;margin-left:18.72pt;mso-position-vertical-relative:text;margin-top:-1.81891pt;" coordsize="142,5462">
                <v:shape id="Shape 67375"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Know thyself. The deepest self-knowledge there is: to know that you were never the knower. The examined life is the life that finally examines the examiner, and finds the mitochondria looking back.</w:t>
      </w:r>
    </w:p>
    <w:p w14:paraId="603BBA78" w14:textId="77777777" w:rsidR="00064EE2" w:rsidRDefault="00000000">
      <w:pPr>
        <w:spacing w:after="153"/>
        <w:ind w:left="-5" w:right="15"/>
      </w:pPr>
      <w:r>
        <w:t>This book is what follows from that. The mirror on the wall asks who is the fairest of them all, and the Delphic oracle asked who is the wisest of them all, and both are the same question, the same vanity, the same shock when the answer comes back wrong. The pattern runs from ancient Greece to the bedtime stories told to children too young to know a story is being installed. That pattern is what this book is about.</w:t>
      </w:r>
    </w:p>
    <w:p w14:paraId="6E6D6E40"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05848CE4" wp14:editId="491DA746">
                <wp:extent cx="4279392" cy="5715"/>
                <wp:effectExtent l="0" t="0" r="0" b="0"/>
                <wp:docPr id="54187" name="Group 54187"/>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376" name="Shape 67376"/>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4187" style="width:336.96pt;height:0.449982pt;mso-position-horizontal-relative:char;mso-position-vertical-relative:line" coordsize="42793,57">
                <v:shape id="Shape 67377"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772B7339" w14:textId="77777777" w:rsidR="00064EE2" w:rsidRDefault="00000000">
      <w:pPr>
        <w:ind w:left="-5" w:right="15"/>
      </w:pPr>
      <w:r>
        <w:t>PART ONE</w:t>
      </w:r>
    </w:p>
    <w:p w14:paraId="58F05A26" w14:textId="77777777" w:rsidR="00064EE2" w:rsidRDefault="00000000">
      <w:pPr>
        <w:spacing w:after="156"/>
        <w:ind w:left="-5" w:right="15"/>
      </w:pPr>
      <w:r>
        <w:t>The Lens</w:t>
      </w:r>
    </w:p>
    <w:p w14:paraId="17BF5B2B" w14:textId="77777777" w:rsidR="00064EE2" w:rsidRDefault="00000000">
      <w:pPr>
        <w:spacing w:after="0" w:line="259" w:lineRule="auto"/>
        <w:ind w:left="0" w:firstLine="0"/>
      </w:pPr>
      <w:r>
        <w:rPr>
          <w:rFonts w:ascii="Calibri" w:eastAsia="Calibri" w:hAnsi="Calibri" w:cs="Calibri"/>
          <w:noProof/>
          <w:color w:val="000000"/>
          <w:sz w:val="22"/>
        </w:rPr>
        <mc:AlternateContent>
          <mc:Choice Requires="wpg">
            <w:drawing>
              <wp:inline distT="0" distB="0" distL="0" distR="0" wp14:anchorId="11A6F4DC" wp14:editId="4D0C59E3">
                <wp:extent cx="4279392" cy="5714"/>
                <wp:effectExtent l="0" t="0" r="0" b="0"/>
                <wp:docPr id="54188" name="Group 54188"/>
                <wp:cNvGraphicFramePr/>
                <a:graphic xmlns:a="http://schemas.openxmlformats.org/drawingml/2006/main">
                  <a:graphicData uri="http://schemas.microsoft.com/office/word/2010/wordprocessingGroup">
                    <wpg:wgp>
                      <wpg:cNvGrpSpPr/>
                      <wpg:grpSpPr>
                        <a:xfrm>
                          <a:off x="0" y="0"/>
                          <a:ext cx="4279392" cy="5714"/>
                          <a:chOff x="0" y="0"/>
                          <a:chExt cx="4279392" cy="5714"/>
                        </a:xfrm>
                      </wpg:grpSpPr>
                      <wps:wsp>
                        <wps:cNvPr id="67378" name="Shape 67378"/>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4188" style="width:336.96pt;height:0.449951pt;mso-position-horizontal-relative:char;mso-position-vertical-relative:line" coordsize="42793,57">
                <v:shape id="Shape 67379"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231941A9" w14:textId="77777777" w:rsidR="00064EE2" w:rsidRDefault="00000000">
      <w:pPr>
        <w:ind w:left="-5" w:right="15"/>
      </w:pPr>
      <w:r>
        <w:t>CHAPTER ONE</w:t>
      </w:r>
      <w:r>
        <w:br w:type="page"/>
      </w:r>
    </w:p>
    <w:p w14:paraId="1AF8BD59" w14:textId="77777777" w:rsidR="00064EE2" w:rsidRDefault="00000000">
      <w:pPr>
        <w:pStyle w:val="Heading1"/>
        <w:ind w:left="-5"/>
      </w:pPr>
      <w:r>
        <w:lastRenderedPageBreak/>
        <w:t>The Inner Map</w:t>
      </w:r>
    </w:p>
    <w:p w14:paraId="5384C7B6" w14:textId="77777777" w:rsidR="00064EE2" w:rsidRDefault="00000000">
      <w:pPr>
        <w:ind w:left="-5" w:right="15"/>
      </w:pPr>
      <w:r>
        <w:t>Why the Real War Is Inside You</w:t>
      </w:r>
    </w:p>
    <w:p w14:paraId="27EE7CCA" w14:textId="77777777" w:rsidR="00064EE2" w:rsidRDefault="00000000">
      <w:pPr>
        <w:ind w:left="-5" w:right="15"/>
      </w:pPr>
      <w:r>
        <w:t>Nobody told you about the map.</w:t>
      </w:r>
    </w:p>
    <w:p w14:paraId="03362BE6" w14:textId="77777777" w:rsidR="00064EE2" w:rsidRDefault="00000000">
      <w:pPr>
        <w:ind w:left="-5" w:right="15"/>
      </w:pPr>
      <w:r>
        <w:t>They handed it to you before you were old enough to question it. It came through the words your parents used. Through the stories your church told. Through the way your school arranged the desks and who stood at the front of the room. Through the news that told you which deaths were tragedies and which were statistics. Through every system you moved through before you had the tools to ask: who drew this, and what did they want me to see?</w:t>
      </w:r>
    </w:p>
    <w:p w14:paraId="503EDA37" w14:textId="77777777" w:rsidR="00064EE2" w:rsidRDefault="00000000">
      <w:pPr>
        <w:ind w:left="-5" w:right="15"/>
      </w:pPr>
      <w:r>
        <w:t>You’ve been navigating ever since.</w:t>
      </w:r>
    </w:p>
    <w:p w14:paraId="16464AA6" w14:textId="77777777" w:rsidR="00064EE2" w:rsidRDefault="00000000">
      <w:pPr>
        <w:ind w:left="-5" w:right="15"/>
      </w:pPr>
      <w:r>
        <w:t>The map tells you what’s valuable and what isn’t. What’s possible and what isn’t. Who has authority and who doesn’t. What counts as success. What counts as danger. What questions are reasonable to ask and which ones make you sound crazy.</w:t>
      </w:r>
    </w:p>
    <w:p w14:paraId="21AA848B" w14:textId="77777777" w:rsidR="00064EE2" w:rsidRDefault="00000000">
      <w:pPr>
        <w:spacing w:after="370"/>
        <w:ind w:left="-5" w:right="15"/>
      </w:pPr>
      <w:r>
        <w:t>And here is the thing about a map you never chose: you cannot see it. Not directly. You move through the world and it feels like reality itself.</w:t>
      </w:r>
    </w:p>
    <w:p w14:paraId="25AB91DA" w14:textId="77777777" w:rsidR="00064EE2" w:rsidRDefault="00000000">
      <w:pPr>
        <w:pStyle w:val="Heading2"/>
        <w:ind w:left="-5"/>
      </w:pPr>
      <w:r>
        <w:t>Two Words This Book Depends On</w:t>
      </w:r>
    </w:p>
    <w:p w14:paraId="42072B5E" w14:textId="77777777" w:rsidR="00064EE2" w:rsidRDefault="00000000">
      <w:pPr>
        <w:ind w:left="-5" w:right="15"/>
      </w:pPr>
      <w:r>
        <w:t>Before going further, these two words need to mean something specific, because they are about to do an enormous amount of work and the everyday senses of them are not quite right.</w:t>
      </w:r>
    </w:p>
    <w:p w14:paraId="28178074" w14:textId="77777777" w:rsidR="00064EE2" w:rsidRDefault="00000000">
      <w:pPr>
        <w:ind w:left="-5" w:right="15"/>
      </w:pPr>
      <w:r>
        <w:t>THE TERRITORY is what is actually there. The ground. Not anyone’s account of it, not the version you were taught, not the version you would prefer. It exists whether or not anyone is looking at it, and it does not adjust itself to be easier to describe. The distance between two towns is what it is. A fact about the body is what it is. The territory has no opinion about you and never had one.</w:t>
      </w:r>
    </w:p>
    <w:p w14:paraId="28A7AAAC" w14:textId="77777777" w:rsidR="00064EE2" w:rsidRDefault="00000000">
      <w:pPr>
        <w:ind w:left="-5" w:right="15"/>
      </w:pPr>
      <w:r>
        <w:t>THE MAP is any representation of that ground. Not only a paper map. A word is a map. A story is a map. So is a definition, a religion, a school subject, a diagnosis, a set of instructions for how a good person behaves. Anything at all that stands in for the territory so you can carry it around and use it without having to walk the ground yourself.</w:t>
      </w:r>
    </w:p>
    <w:p w14:paraId="434B5BBB" w14:textId="77777777" w:rsidR="00064EE2" w:rsidRDefault="00000000">
      <w:pPr>
        <w:ind w:left="-5" w:right="15"/>
      </w:pPr>
      <w:r>
        <w:t xml:space="preserve">Now the part that matters, and it is not a criticism of maps. Every map is a reduction, necessarily and by design. A map containing everything would be the </w:t>
      </w:r>
      <w:r>
        <w:lastRenderedPageBreak/>
        <w:t>size of the territory and useless. So every map ever made leaves things out, which raises the question this entire book is built on: who decided what to leave out?</w:t>
      </w:r>
    </w:p>
    <w:p w14:paraId="3D0AE735" w14:textId="77777777" w:rsidR="00064EE2" w:rsidRDefault="00000000">
      <w:pPr>
        <w:spacing w:after="259"/>
        <w:ind w:left="-5" w:right="15"/>
      </w:pPr>
      <w:r>
        <w:t>Somebody did. A road map omits the geology because a driver does not need it, and that omission is honest and helpful. But a map of what a good life looks like also omits things. So does a map of who deserves what, and a map of where you came from, and in every one of those cases a person decided what would not appear, and that person had reasons, and you were not consulted.</w:t>
      </w:r>
    </w:p>
    <w:p w14:paraId="6654A0A9"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6DE13B9E" wp14:editId="74B91AA6">
                <wp:simplePos x="0" y="0"/>
                <wp:positionH relativeFrom="column">
                  <wp:posOffset>237744</wp:posOffset>
                </wp:positionH>
                <wp:positionV relativeFrom="paragraph">
                  <wp:posOffset>-23100</wp:posOffset>
                </wp:positionV>
                <wp:extent cx="14288" cy="364185"/>
                <wp:effectExtent l="0" t="0" r="0" b="0"/>
                <wp:wrapSquare wrapText="bothSides"/>
                <wp:docPr id="54057" name="Group 54057"/>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380" name="Shape 67380"/>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4057" style="width:1.125pt;height:28.676pt;position:absolute;mso-position-horizontal-relative:text;mso-position-horizontal:absolute;margin-left:18.72pt;mso-position-vertical-relative:text;margin-top:-1.81894pt;" coordsize="142,3641">
                <v:shape id="Shape 67381"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The territory is the ground. The map is the version of the ground you were handed. And you have never once in your life walked on a map.</w:t>
      </w:r>
    </w:p>
    <w:p w14:paraId="57A46D60" w14:textId="77777777" w:rsidR="00064EE2" w:rsidRDefault="00000000">
      <w:pPr>
        <w:ind w:left="-5" w:right="15"/>
      </w:pPr>
      <w:r>
        <w:t>This is why the confusion is so easy and so complete. You cannot experience the territory directly. Everything reaching you arrives already represented, already in words, already selected. So the map does not feel like a map. It feels like the world, and disagreeing with it feels like disagreeing with reality rather than with somebody’s drawing of it.</w:t>
      </w:r>
    </w:p>
    <w:p w14:paraId="5A04F0FD" w14:textId="77777777" w:rsidR="00064EE2" w:rsidRDefault="00000000">
      <w:pPr>
        <w:spacing w:after="370"/>
        <w:ind w:left="-5" w:right="15"/>
      </w:pPr>
      <w:r>
        <w:t>That gap, between the map you were handed and the ground actually under you, is where everything in this book lives.</w:t>
      </w:r>
    </w:p>
    <w:p w14:paraId="0A9DF015" w14:textId="77777777" w:rsidR="00064EE2" w:rsidRDefault="00000000">
      <w:pPr>
        <w:pStyle w:val="Heading2"/>
        <w:ind w:left="-5"/>
      </w:pPr>
      <w:r>
        <w:t>That’s Just How It Works</w:t>
      </w:r>
    </w:p>
    <w:p w14:paraId="681004C2" w14:textId="77777777" w:rsidR="00064EE2" w:rsidRDefault="00000000">
      <w:pPr>
        <w:spacing w:after="242"/>
        <w:ind w:left="-5" w:right="15"/>
      </w:pPr>
      <w:r>
        <w:t>My five-year-old changed the radio in the car to the movie she wanted. I had not shown her. I asked how she knew, mostly because I was surprised, and she gave me the only answer that was available to her.</w:t>
      </w:r>
    </w:p>
    <w:p w14:paraId="499369FB" w14:textId="77777777" w:rsidR="00064EE2" w:rsidRDefault="00000000">
      <w:pPr>
        <w:tabs>
          <w:tab w:val="center" w:pos="427"/>
          <w:tab w:val="center" w:pos="1603"/>
        </w:tabs>
        <w:spacing w:after="314"/>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7C40550D" wp14:editId="4B0BD293">
                <wp:extent cx="14288" cy="182092"/>
                <wp:effectExtent l="0" t="0" r="0" b="0"/>
                <wp:docPr id="54058" name="Group 54058"/>
                <wp:cNvGraphicFramePr/>
                <a:graphic xmlns:a="http://schemas.openxmlformats.org/drawingml/2006/main">
                  <a:graphicData uri="http://schemas.microsoft.com/office/word/2010/wordprocessingGroup">
                    <wpg:wgp>
                      <wpg:cNvGrpSpPr/>
                      <wpg:grpSpPr>
                        <a:xfrm>
                          <a:off x="0" y="0"/>
                          <a:ext cx="14288" cy="182092"/>
                          <a:chOff x="0" y="0"/>
                          <a:chExt cx="14288" cy="182092"/>
                        </a:xfrm>
                      </wpg:grpSpPr>
                      <wps:wsp>
                        <wps:cNvPr id="67382" name="Shape 67382"/>
                        <wps:cNvSpPr/>
                        <wps:spPr>
                          <a:xfrm>
                            <a:off x="0" y="0"/>
                            <a:ext cx="14288" cy="182092"/>
                          </a:xfrm>
                          <a:custGeom>
                            <a:avLst/>
                            <a:gdLst/>
                            <a:ahLst/>
                            <a:cxnLst/>
                            <a:rect l="0" t="0" r="0" b="0"/>
                            <a:pathLst>
                              <a:path w="14288" h="182092">
                                <a:moveTo>
                                  <a:pt x="0" y="0"/>
                                </a:moveTo>
                                <a:lnTo>
                                  <a:pt x="14288" y="0"/>
                                </a:lnTo>
                                <a:lnTo>
                                  <a:pt x="14288" y="182092"/>
                                </a:lnTo>
                                <a:lnTo>
                                  <a:pt x="0" y="1820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4058" style="width:1.125pt;height:14.338pt;mso-position-horizontal-relative:char;mso-position-vertical-relative:line" coordsize="142,1820">
                <v:shape id="Shape 67383" style="position:absolute;width:142;height:1820;left:0;top:0;" coordsize="14288,182092" path="m0,0l14288,0l14288,182092l0,182092l0,0">
                  <v:stroke weight="0pt" endcap="flat" joinstyle="miter" miterlimit="10" on="false" color="#000000" opacity="0"/>
                  <v:fill on="true" color="#999999"/>
                </v:shape>
              </v:group>
            </w:pict>
          </mc:Fallback>
        </mc:AlternateContent>
      </w:r>
      <w:r>
        <w:rPr>
          <w:i/>
          <w:color w:val="333333"/>
        </w:rPr>
        <w:tab/>
        <w:t>That’s just how it works.</w:t>
      </w:r>
    </w:p>
    <w:p w14:paraId="3755A46A" w14:textId="77777777" w:rsidR="00064EE2" w:rsidRDefault="00000000">
      <w:pPr>
        <w:ind w:left="-5" w:right="15"/>
      </w:pPr>
      <w:r>
        <w:t>She was not being evasive. That is a complete and accurate description of what happened inside her. She had watched, absorbed a pattern, and applied it, and no step in that process passed through anything she could inspect afterward. The knowledge arrived without a receipt.</w:t>
      </w:r>
    </w:p>
    <w:p w14:paraId="6B91555D" w14:textId="77777777" w:rsidR="00064EE2" w:rsidRDefault="00000000">
      <w:pPr>
        <w:ind w:left="-5" w:right="15"/>
      </w:pPr>
      <w:commentRangeStart w:id="12"/>
      <w:r>
        <w:t xml:space="preserve">This has a name. A heuristic is a shortcut the mind builds so it does not have to solve the same problem twice. Watch a thing work, extract a rule, stop thinking about it. It is not laziness, it is the only reason you can function at all. You cannot re-derive how a door handle works every time you leave a room. </w:t>
      </w:r>
      <w:del w:id="9024" w:author="Perplexity Computer" w:date="2026-08-23T11:00:00Z">
        <w:r>
          <w:delText>You have maybe fifty thousand of these running, and you did not consciously build a single one.</w:delText>
        </w:r>
      </w:del>
      <w:ins w:id="9025" w:author="Perplexity Computer" w:date="2026-08-23T11:00:00Z">
        <w:r>
          <w:t>You have a great many of these running, and you did not consciously build a single one.</w:t>
        </w:r>
      </w:ins>
      <w:commentRangeEnd w:id="12"/>
      <w:r>
        <w:rPr>
          <w:rStyle w:val="CommentReference"/>
        </w:rPr>
        <w:commentReference w:id="12"/>
      </w:r>
    </w:p>
    <w:p w14:paraId="4184CF57" w14:textId="77777777" w:rsidR="00064EE2" w:rsidRDefault="00000000">
      <w:pPr>
        <w:ind w:left="-5" w:right="15"/>
      </w:pPr>
      <w:r>
        <w:lastRenderedPageBreak/>
        <w:t>Which is fine, until you notice what else came in the same way. Not just door handles. What a good person is. What money is for. Which deaths are tragedies and which are statistics. Which questions are reasonable and which ones make you sound crazy. All of it installed by watching, all of it filed as obvious, none of it inspected.</w:t>
      </w:r>
    </w:p>
    <w:p w14:paraId="1F130E81" w14:textId="77777777" w:rsidR="00064EE2" w:rsidRDefault="00000000">
      <w:pPr>
        <w:spacing w:after="370"/>
        <w:ind w:left="-5" w:right="15"/>
      </w:pPr>
      <w:r>
        <w:t>So the honest description of what you have been doing your whole life is not navigation. You are riding, and narrating as you go, and taking the credit at the end. The map runs and you describe the results in the first person. That’s just how it works is not a five-year-old’s answer. It is everybody’s answer, and most adults are simply better at dressing it up.</w:t>
      </w:r>
    </w:p>
    <w:p w14:paraId="392032CC" w14:textId="77777777" w:rsidR="00064EE2" w:rsidRDefault="00000000">
      <w:pPr>
        <w:pStyle w:val="Heading2"/>
        <w:ind w:left="-5"/>
      </w:pPr>
      <w:r>
        <w:t>Go to the Beginning</w:t>
      </w:r>
    </w:p>
    <w:p w14:paraId="23497DF9" w14:textId="77777777" w:rsidR="00064EE2" w:rsidRDefault="00000000">
      <w:pPr>
        <w:ind w:left="-5" w:right="15"/>
      </w:pPr>
      <w:r>
        <w:t>Here is the trouble with a map you did not choose: you cannot see where it came from. Nobody hands you the origin along with the instruction. You get the finished thing, already working, already obvious.</w:t>
      </w:r>
    </w:p>
    <w:p w14:paraId="55728655" w14:textId="77777777" w:rsidR="00064EE2" w:rsidRDefault="00000000">
      <w:pPr>
        <w:ind w:left="-5" w:right="15"/>
      </w:pPr>
      <w:r>
        <w:t>Which points at the only reliable method there is. Any time you want to know how something actually works, go to the beginning. Not what it says about itself now, what it was for when it started. Who built it. What problem they had. Who paid. Do that with a law and the law becomes legible. Do it with a border and the border becomes a decision instead of a fact. Do it with a religion and you will find people, in a place, with a need, and a story that solved it.</w:t>
      </w:r>
    </w:p>
    <w:p w14:paraId="259852A8" w14:textId="77777777" w:rsidR="00064EE2" w:rsidRDefault="00000000">
      <w:pPr>
        <w:ind w:left="-5" w:right="15"/>
      </w:pPr>
      <w:r>
        <w:t>Do it with yourself and you find something harder. The self has a beginning too. It assembled, somewhere around three or four years old, out of language and imitation and whatever was in the room. It did not descend. That is a difficult sentence for most people to sit with, and it is roughly what Socrates was pointing at when he told Athens to know itself, which is part of why Athens killed him.</w:t>
      </w:r>
    </w:p>
    <w:p w14:paraId="5FA7C076" w14:textId="77777777" w:rsidR="00064EE2" w:rsidRDefault="00000000">
      <w:pPr>
        <w:pStyle w:val="Heading2"/>
        <w:ind w:left="-5"/>
      </w:pPr>
      <w:r>
        <w:t>The Room With No Beginning</w:t>
      </w:r>
    </w:p>
    <w:p w14:paraId="418F4902" w14:textId="77777777" w:rsidR="00064EE2" w:rsidRDefault="00000000">
      <w:pPr>
        <w:ind w:left="-5" w:right="15"/>
      </w:pPr>
      <w:r>
        <w:t>Try this, because it is not a metaphor and it is closer to your actual situation than it sounds.</w:t>
      </w:r>
    </w:p>
    <w:p w14:paraId="30F098E9" w14:textId="77777777" w:rsidR="00064EE2" w:rsidRDefault="00000000">
      <w:pPr>
        <w:ind w:left="-5" w:right="15"/>
      </w:pPr>
      <w:r>
        <w:t>You wake up. You are an adult, fully formed, capable of speech and reasoning. You are in a room. There is nobody else in it, and you have no memory of anything before this moment. No childhood, no language you remember learning, no idea how you got here.</w:t>
      </w:r>
    </w:p>
    <w:p w14:paraId="1926EB8D" w14:textId="77777777" w:rsidR="00064EE2" w:rsidRDefault="00000000">
      <w:pPr>
        <w:ind w:left="-5" w:right="15"/>
      </w:pPr>
      <w:r>
        <w:t>You are hungry. Where do you go?</w:t>
      </w:r>
    </w:p>
    <w:p w14:paraId="05274FF3" w14:textId="77777777" w:rsidR="00064EE2" w:rsidRDefault="00000000">
      <w:pPr>
        <w:ind w:left="-5" w:right="15"/>
      </w:pPr>
      <w:r>
        <w:lastRenderedPageBreak/>
        <w:t>You would work something out. You would try things, and some would work, and you would remember which ones. You would notice that the light changes and that you get tired, and after enough cycles you would have a small collection of things that seem to be true. And somewhere in there, because you are a creature that cannot leave a question sitting open, you would start explaining.</w:t>
      </w:r>
    </w:p>
    <w:p w14:paraId="5032DAF1" w14:textId="77777777" w:rsidR="00064EE2" w:rsidRDefault="00000000">
      <w:pPr>
        <w:spacing w:after="259"/>
        <w:ind w:left="-5" w:right="15"/>
      </w:pPr>
      <w:r>
        <w:t>Why is there a room. Where did I come from. What happens if I stop. You have no information for any of it, and no way to get any, and the questions do not stop arriving just because they cannot be answered. So you would produce something. It must be this way because of that. There must be something that made the room. Wherever I came from is probably where I go back to.</w:t>
      </w:r>
    </w:p>
    <w:p w14:paraId="4A063C32"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1F9A3F2D" wp14:editId="7B7658CB">
                <wp:simplePos x="0" y="0"/>
                <wp:positionH relativeFrom="column">
                  <wp:posOffset>237744</wp:posOffset>
                </wp:positionH>
                <wp:positionV relativeFrom="paragraph">
                  <wp:posOffset>-23100</wp:posOffset>
                </wp:positionV>
                <wp:extent cx="14288" cy="728370"/>
                <wp:effectExtent l="0" t="0" r="0" b="0"/>
                <wp:wrapSquare wrapText="bothSides"/>
                <wp:docPr id="53995" name="Group 53995"/>
                <wp:cNvGraphicFramePr/>
                <a:graphic xmlns:a="http://schemas.openxmlformats.org/drawingml/2006/main">
                  <a:graphicData uri="http://schemas.microsoft.com/office/word/2010/wordprocessingGroup">
                    <wpg:wgp>
                      <wpg:cNvGrpSpPr/>
                      <wpg:grpSpPr>
                        <a:xfrm>
                          <a:off x="0" y="0"/>
                          <a:ext cx="14288" cy="728370"/>
                          <a:chOff x="0" y="0"/>
                          <a:chExt cx="14288" cy="728370"/>
                        </a:xfrm>
                      </wpg:grpSpPr>
                      <wps:wsp>
                        <wps:cNvPr id="67384" name="Shape 67384"/>
                        <wps:cNvSpPr/>
                        <wps:spPr>
                          <a:xfrm>
                            <a:off x="0"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3995" style="width:1.125pt;height:57.352pt;position:absolute;mso-position-horizontal-relative:text;mso-position-horizontal:absolute;margin-left:18.72pt;mso-position-vertical-relative:text;margin-top:-1.81894pt;" coordsize="142,7283">
                <v:shape id="Shape 67385" style="position:absolute;width:142;height:7283;left:0;top:0;" coordsize="14288,728370" path="m0,0l14288,0l14288,728370l0,728370l0,0">
                  <v:stroke weight="0pt" endcap="flat" joinstyle="miter" miterlimit="10" on="false" color="#000000" opacity="0"/>
                  <v:fill on="true" color="#999999"/>
                </v:shape>
                <w10:wrap type="square"/>
              </v:group>
            </w:pict>
          </mc:Fallback>
        </mc:AlternateContent>
      </w:r>
      <w:r>
        <w:rPr>
          <w:i/>
          <w:color w:val="333333"/>
        </w:rPr>
        <w:t>That is the God of the gaps, not as a criticism of anyone but as a description of what a mind actually does when it is handed a question and no method. It does not sit with the blank. It fills it, and then it forgets it filled it, and the filling becomes something it knows.</w:t>
      </w:r>
    </w:p>
    <w:p w14:paraId="6C403289" w14:textId="77777777" w:rsidR="00064EE2" w:rsidRDefault="00000000">
      <w:pPr>
        <w:ind w:left="-5" w:right="15"/>
      </w:pPr>
      <w:r>
        <w:t>Now run the experiment the second way, which is the real one.</w:t>
      </w:r>
    </w:p>
    <w:p w14:paraId="75DFB2F1" w14:textId="77777777" w:rsidR="00064EE2" w:rsidRDefault="00000000">
      <w:pPr>
        <w:ind w:left="-5" w:right="15"/>
      </w:pPr>
      <w:r>
        <w:t>You wake up in the room and it is already full of people. They have been here a long time. They have practices, explanations, words for things, and a confident account of where the room came from and what happens to people who leave it. Nobody is lying to you. They tell you what they were told.</w:t>
      </w:r>
    </w:p>
    <w:p w14:paraId="21E0CD73" w14:textId="77777777" w:rsidR="00064EE2" w:rsidRDefault="00000000">
      <w:pPr>
        <w:ind w:left="-5" w:right="15"/>
      </w:pPr>
      <w:r>
        <w:t>Follow that back and there was, at some point, one person who woke up first and knew nothing. Everything the room now contains was built forward from that person, and what that person actually had was nothing. Not a small amount of knowledge. Nothing. They were in a room with no information in it, having an experience, and they made meaning because the alternative was to sit in the blank.</w:t>
      </w:r>
    </w:p>
    <w:p w14:paraId="48367F08" w14:textId="77777777" w:rsidR="00064EE2" w:rsidRDefault="00000000">
      <w:pPr>
        <w:spacing w:after="370"/>
        <w:ind w:left="-5" w:right="15"/>
      </w:pPr>
      <w:r>
        <w:t>A hundred generations later you inherit the accumulated result and it arrives with enormous weight, because a hundred generations of sincere people have carried it. But trace the weight back to its source and the source is a person guessing, alone, with no way to check.</w:t>
      </w:r>
    </w:p>
    <w:p w14:paraId="6DB42FF8" w14:textId="77777777" w:rsidR="00064EE2" w:rsidRDefault="00000000">
      <w:pPr>
        <w:pStyle w:val="Heading2"/>
        <w:ind w:left="-5"/>
      </w:pPr>
      <w:r>
        <w:t>Why This Alpha Cannot Be Found</w:t>
      </w:r>
    </w:p>
    <w:p w14:paraId="34A123AC" w14:textId="77777777" w:rsidR="00064EE2" w:rsidRDefault="00000000">
      <w:pPr>
        <w:ind w:left="-5" w:right="15"/>
      </w:pPr>
      <w:r>
        <w:t>Everything else in this book can be traced. Institutions have founders. Currencies have dates. Empires have documents, and the documents have names on them, and the names can be looked at.</w:t>
      </w:r>
    </w:p>
    <w:p w14:paraId="24E24A96" w14:textId="77777777" w:rsidR="00064EE2" w:rsidRDefault="00000000">
      <w:pPr>
        <w:ind w:left="-5" w:right="15"/>
      </w:pPr>
      <w:r>
        <w:lastRenderedPageBreak/>
        <w:t>Ask the same question of the largest beliefs a person carries and the trail stops. Who was the first person to say there is a place people go when they die? Not which text records it, which culture systematized it, which priesthood organized it. Who said it first. Somebody did. It occurred to one person, once, and they said it out loud to somebody else, and that person believed them.</w:t>
      </w:r>
    </w:p>
    <w:p w14:paraId="185432D0" w14:textId="77777777" w:rsidR="00064EE2" w:rsidRDefault="00000000">
      <w:pPr>
        <w:spacing w:after="259"/>
        <w:ind w:left="-5" w:right="15"/>
      </w:pPr>
      <w:r>
        <w:t>We cannot name them. It is not that the record is incomplete. There was never a record, because the moment it happened was an ordinary conversation between two people, thousands of years before anyone wrote anything down, and nobody present thought anything unusual had occurred.</w:t>
      </w:r>
    </w:p>
    <w:p w14:paraId="712E12A0"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06394D79" wp14:editId="5F5DD9D2">
                <wp:simplePos x="0" y="0"/>
                <wp:positionH relativeFrom="column">
                  <wp:posOffset>237744</wp:posOffset>
                </wp:positionH>
                <wp:positionV relativeFrom="paragraph">
                  <wp:posOffset>-23099</wp:posOffset>
                </wp:positionV>
                <wp:extent cx="14288" cy="910463"/>
                <wp:effectExtent l="0" t="0" r="0" b="0"/>
                <wp:wrapSquare wrapText="bothSides"/>
                <wp:docPr id="53971" name="Group 53971"/>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386" name="Shape 67386"/>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3971" style="width:1.125pt;height:71.69pt;position:absolute;mso-position-horizontal-relative:text;mso-position-horizontal:absolute;margin-left:18.72pt;mso-position-vertical-relative:text;margin-top:-1.81891pt;" coordsize="142,9104">
                <v:shape id="Shape 67387"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So the deepest thing most people believe is the one thing in their life with no accountability attached to it anywhere. No author. No date. No argument on the record that anyone answered. Every other Alpha in this book is findable and this one is structurally missing, and that absence is precisely why it has been so hard to examine.</w:t>
      </w:r>
    </w:p>
    <w:p w14:paraId="0F8D85C1" w14:textId="77777777" w:rsidR="00064EE2" w:rsidRDefault="00000000">
      <w:pPr>
        <w:spacing w:after="370"/>
        <w:ind w:left="-5" w:right="15"/>
      </w:pPr>
      <w:r>
        <w:t>Humans have no Alpha. That is the honest position, and it is uncomfortable enough that most of the machinery in this book exists to keep it covered. The closest thing science can offer is natural selection, which is a real answer and an extraordinary one, but it does not answer the question people are actually asking, because the question people are actually asking has no answer available.</w:t>
      </w:r>
    </w:p>
    <w:p w14:paraId="4350F9E1" w14:textId="77777777" w:rsidR="00064EE2" w:rsidRDefault="00000000">
      <w:pPr>
        <w:pStyle w:val="Heading2"/>
        <w:ind w:left="-5"/>
      </w:pPr>
      <w:r>
        <w:t>What to Do With an Empty Frame</w:t>
      </w:r>
    </w:p>
    <w:p w14:paraId="148F127E" w14:textId="77777777" w:rsidR="00064EE2" w:rsidRDefault="00000000">
      <w:pPr>
        <w:ind w:left="-5" w:right="15"/>
      </w:pPr>
      <w:r>
        <w:t>So there is a frame on the wall with no picture in it, and it has been empty since before anyone could write. Where did I come from. Where do I go.</w:t>
      </w:r>
    </w:p>
    <w:p w14:paraId="4FC538E0" w14:textId="77777777" w:rsidR="00064EE2" w:rsidRDefault="00000000">
      <w:pPr>
        <w:spacing w:after="242"/>
        <w:ind w:left="-5" w:right="15"/>
      </w:pPr>
      <w:r>
        <w:t>Two responses are available. Fill it, which is what the room has always done, and then defend the filling. Or leave it empty and notice that a third question has been sitting underneath the other two the entire time, unanswered because nobody was looking at it.</w:t>
      </w:r>
    </w:p>
    <w:p w14:paraId="5C23BFB1" w14:textId="77777777" w:rsidR="00064EE2" w:rsidRDefault="00000000">
      <w:pPr>
        <w:tabs>
          <w:tab w:val="center" w:pos="427"/>
          <w:tab w:val="center" w:pos="2950"/>
        </w:tabs>
        <w:spacing w:after="283"/>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2E7A3657" wp14:editId="21837469">
                <wp:extent cx="14288" cy="182093"/>
                <wp:effectExtent l="0" t="0" r="0" b="0"/>
                <wp:docPr id="54269" name="Group 54269"/>
                <wp:cNvGraphicFramePr/>
                <a:graphic xmlns:a="http://schemas.openxmlformats.org/drawingml/2006/main">
                  <a:graphicData uri="http://schemas.microsoft.com/office/word/2010/wordprocessingGroup">
                    <wpg:wgp>
                      <wpg:cNvGrpSpPr/>
                      <wpg:grpSpPr>
                        <a:xfrm>
                          <a:off x="0" y="0"/>
                          <a:ext cx="14288" cy="182093"/>
                          <a:chOff x="0" y="0"/>
                          <a:chExt cx="14288" cy="182093"/>
                        </a:xfrm>
                      </wpg:grpSpPr>
                      <wps:wsp>
                        <wps:cNvPr id="67388" name="Shape 67388"/>
                        <wps:cNvSpPr/>
                        <wps:spPr>
                          <a:xfrm>
                            <a:off x="0" y="0"/>
                            <a:ext cx="14288" cy="182093"/>
                          </a:xfrm>
                          <a:custGeom>
                            <a:avLst/>
                            <a:gdLst/>
                            <a:ahLst/>
                            <a:cxnLst/>
                            <a:rect l="0" t="0" r="0" b="0"/>
                            <a:pathLst>
                              <a:path w="14288" h="182093">
                                <a:moveTo>
                                  <a:pt x="0" y="0"/>
                                </a:moveTo>
                                <a:lnTo>
                                  <a:pt x="14288" y="0"/>
                                </a:lnTo>
                                <a:lnTo>
                                  <a:pt x="14288" y="182093"/>
                                </a:lnTo>
                                <a:lnTo>
                                  <a:pt x="0" y="18209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4269" style="width:1.125pt;height:14.338pt;mso-position-horizontal-relative:char;mso-position-vertical-relative:line" coordsize="142,1820">
                <v:shape id="Shape 67389" style="position:absolute;width:142;height:1820;left:0;top:0;" coordsize="14288,182093" path="m0,0l14288,0l14288,182093l0,182093l0,0">
                  <v:stroke weight="0pt" endcap="flat" joinstyle="miter" miterlimit="10" on="false" color="#000000" opacity="0"/>
                  <v:fill on="true" color="#999999"/>
                </v:shape>
              </v:group>
            </w:pict>
          </mc:Fallback>
        </mc:AlternateContent>
      </w:r>
      <w:r>
        <w:rPr>
          <w:i/>
          <w:color w:val="333333"/>
        </w:rPr>
        <w:tab/>
        <w:t>How do I live, here, now, in the part I can actually reach?</w:t>
      </w:r>
    </w:p>
    <w:p w14:paraId="627DCCBB" w14:textId="77777777" w:rsidR="00064EE2" w:rsidRDefault="00000000">
      <w:pPr>
        <w:spacing w:after="370"/>
        <w:ind w:left="-5" w:right="15"/>
      </w:pPr>
      <w:r>
        <w:t>That question has answers. They are checkable, they are immediate, and they are the only ones any of this was ever going to produce. The two large questions have consumed most of human intellectual effort and returned nothing verifiable. The small one returns something every single day.</w:t>
      </w:r>
    </w:p>
    <w:p w14:paraId="0F23FD33" w14:textId="77777777" w:rsidR="00064EE2" w:rsidRDefault="00000000">
      <w:pPr>
        <w:pStyle w:val="Heading2"/>
        <w:ind w:left="-5"/>
      </w:pPr>
      <w:r>
        <w:lastRenderedPageBreak/>
        <w:t>On Not Being Stupid</w:t>
      </w:r>
    </w:p>
    <w:p w14:paraId="72B54A24" w14:textId="77777777" w:rsidR="00064EE2" w:rsidRDefault="00000000">
      <w:pPr>
        <w:ind w:left="-5" w:right="15"/>
      </w:pPr>
      <w:r>
        <w:t>A word about the people who handed you the filled-in frame, because it would be easy to read this chapter as contempt and it is the opposite.</w:t>
      </w:r>
    </w:p>
    <w:p w14:paraId="2FEA4542" w14:textId="77777777" w:rsidR="00064EE2" w:rsidRDefault="00000000">
      <w:pPr>
        <w:ind w:left="-5" w:right="15"/>
      </w:pPr>
      <w:r>
        <w:t>My parents did not know what they were talking about. Neither did theirs. They believed what they had been told, and here is the mechanism, which I find more sad than infuriating: they believed it because they themselves would not have lied. A person of ordinary decency, being told something by someone they trust, applies the only test they have. Would I say this if it were not true? No. So why would he?</w:t>
      </w:r>
    </w:p>
    <w:p w14:paraId="496FCA52" w14:textId="77777777" w:rsidR="00064EE2" w:rsidRDefault="00000000">
      <w:pPr>
        <w:ind w:left="-5" w:right="15"/>
      </w:pPr>
      <w:r>
        <w:t>That is not stupidity. It is decency operating without a method, and it is the single most exploitable trait a person can have.</w:t>
      </w:r>
    </w:p>
    <w:p w14:paraId="60B1815B" w14:textId="77777777" w:rsidR="00064EE2" w:rsidRDefault="00000000">
      <w:pPr>
        <w:ind w:left="-5" w:right="15"/>
      </w:pPr>
      <w:r>
        <w:t>It also is not ignorance in the insulting sense. Ignorance only means the information was not there, and it was not there. What was missing was not intelligence. It was the one thing nobody in that room ever has: an afternoon with nothing in it.</w:t>
      </w:r>
    </w:p>
    <w:p w14:paraId="14BC6A89" w14:textId="77777777" w:rsidR="00064EE2" w:rsidRDefault="00000000">
      <w:pPr>
        <w:ind w:left="-5" w:right="15"/>
      </w:pPr>
      <w:r>
        <w:t>You cannot examine a foundational belief while the week is full. It requires sitting with a blank, and every system described in this book fills the blank as a matter of routine. Services to attend. Scripture to study on a schedule. Obligations, callings, meetings, people to see. None of it is sinister and most of it is pleasant, and the cumulative effect is that the hours in which a person might have sat down and thought wait, how could that possibly be true never occur.</w:t>
      </w:r>
    </w:p>
    <w:p w14:paraId="1B4FC185"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4B159A97" wp14:editId="16D86069">
                <wp:simplePos x="0" y="0"/>
                <wp:positionH relativeFrom="column">
                  <wp:posOffset>237744</wp:posOffset>
                </wp:positionH>
                <wp:positionV relativeFrom="paragraph">
                  <wp:posOffset>-23099</wp:posOffset>
                </wp:positionV>
                <wp:extent cx="14288" cy="546278"/>
                <wp:effectExtent l="0" t="0" r="0" b="0"/>
                <wp:wrapSquare wrapText="bothSides"/>
                <wp:docPr id="56774" name="Group 56774"/>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390" name="Shape 67390"/>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6774" style="width:1.125pt;height:43.014pt;position:absolute;mso-position-horizontal-relative:text;mso-position-horizontal:absolute;margin-left:18.72pt;mso-position-vertical-relative:text;margin-top:-1.8189pt;" coordsize="142,5462">
                <v:shape id="Shape 67391"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The pondering is the thing. Not the doubting, not the arguing, not the reading of critics. Just enough blank time for the question to arrive on its own, which it will, because it has been waiting.</w:t>
      </w:r>
    </w:p>
    <w:p w14:paraId="5DBFC42F" w14:textId="77777777" w:rsidR="00064EE2" w:rsidRDefault="00000000">
      <w:pPr>
        <w:ind w:left="-5" w:right="15"/>
      </w:pPr>
      <w:commentRangeStart w:id="13"/>
      <w:r>
        <w:t xml:space="preserve">And when it does arrive, and you start looking for the beginning, the search goes somewhere specific. Looking for the Alpha of yourself does not lead to a text. It leads inward, and inward leads to biology, and </w:t>
      </w:r>
      <w:del w:id="9026" w:author="Perplexity Computer" w:date="2026-08-23T11:00:00Z">
        <w:r>
          <w:delText>biology is the one place in this entire book where the answers are absolute</w:delText>
        </w:r>
      </w:del>
      <w:ins w:id="9027" w:author="Perplexity Computer" w:date="2026-08-23T11:00:00Z">
        <w:r>
          <w:t>biology is the one place in this entire book where the answers are the most testable</w:t>
        </w:r>
      </w:ins>
      <w:r>
        <w:t>. A thing either happens in the cell or it does not. Once you have seen how something actually works, you cannot un-see it, and there is no going back to the version you were handed.</w:t>
      </w:r>
      <w:commentRangeEnd w:id="13"/>
      <w:r>
        <w:rPr>
          <w:rStyle w:val="CommentReference"/>
        </w:rPr>
        <w:commentReference w:id="13"/>
      </w:r>
    </w:p>
    <w:p w14:paraId="20D63A1C" w14:textId="77777777" w:rsidR="00064EE2" w:rsidRDefault="00000000">
      <w:pPr>
        <w:ind w:left="-5" w:right="15"/>
      </w:pPr>
      <w:r>
        <w:t>That is the subject of Book Two and it is deliberately not the subject of this one. This book is about the map and how the map got here. The other one is about the thing holding it.</w:t>
      </w:r>
    </w:p>
    <w:p w14:paraId="55800163" w14:textId="77777777" w:rsidR="00064EE2" w:rsidRDefault="00000000">
      <w:pPr>
        <w:ind w:left="-5" w:right="15"/>
      </w:pPr>
      <w:r>
        <w:t>One last thing before we go on, because it reframes everything that follows.</w:t>
      </w:r>
    </w:p>
    <w:p w14:paraId="2AC21C2A" w14:textId="77777777" w:rsidR="00064EE2" w:rsidRDefault="00000000">
      <w:pPr>
        <w:spacing w:after="259"/>
        <w:ind w:left="-5" w:right="15"/>
      </w:pPr>
      <w:r>
        <w:lastRenderedPageBreak/>
        <w:t>Consciousness, at the scale of a species, is an accumulation. It is everything everyone before you managed to make sense of, passed forward, compounding. That is genuinely magnificent and it is why you are not naked in a field somewhere.</w:t>
      </w:r>
    </w:p>
    <w:p w14:paraId="73BF51FE"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05F74F8D" wp14:editId="7BB3788F">
                <wp:simplePos x="0" y="0"/>
                <wp:positionH relativeFrom="column">
                  <wp:posOffset>237744</wp:posOffset>
                </wp:positionH>
                <wp:positionV relativeFrom="paragraph">
                  <wp:posOffset>-23100</wp:posOffset>
                </wp:positionV>
                <wp:extent cx="14288" cy="910463"/>
                <wp:effectExtent l="0" t="0" r="0" b="0"/>
                <wp:wrapSquare wrapText="bothSides"/>
                <wp:docPr id="56776" name="Group 56776"/>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392" name="Shape 67392"/>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6776" style="width:1.125pt;height:71.69pt;position:absolute;mso-position-horizontal-relative:text;mso-position-horizontal:absolute;margin-left:18.72pt;mso-position-vertical-relative:text;margin-top:-1.81894pt;" coordsize="142,9104">
                <v:shape id="Shape 67393"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But being inherited does not make a thing true. What makes it true is whether it can be traced back to something real. The accumulation is our greatest achievement and our most reliable source of error, and it is the same accumulation either way. The only difference is whether anyone ever went back and looked at where it started.</w:t>
      </w:r>
    </w:p>
    <w:p w14:paraId="0DB97C35" w14:textId="77777777" w:rsidR="00064EE2" w:rsidRDefault="00000000">
      <w:pPr>
        <w:pStyle w:val="Heading2"/>
        <w:ind w:left="-5"/>
      </w:pPr>
      <w:r>
        <w:t>The Gap Is Where Both of Them Live</w:t>
      </w:r>
    </w:p>
    <w:p w14:paraId="1FDEA558" w14:textId="77777777" w:rsidR="00064EE2" w:rsidRDefault="00000000">
      <w:pPr>
        <w:ind w:left="-5" w:right="15"/>
      </w:pPr>
      <w:r>
        <w:t>Notice where all of this material sits. Not in the settled part. Nobody needs a book to be told that a stove is hot or that a dropped cup falls. The interesting territory is the gap, the space between what is obviously true and what nobody can check.</w:t>
      </w:r>
    </w:p>
    <w:p w14:paraId="3B79DB43" w14:textId="77777777" w:rsidR="00064EE2" w:rsidRDefault="00000000">
      <w:pPr>
        <w:ind w:left="-5" w:right="15"/>
      </w:pPr>
      <w:r>
        <w:t>That is exactly where religion has always lived, and it is not an accident that the two overlap. Most of what a pastor is asked about on a Tuesday is not doctrine. It is the gray area. Is this forgivable. Is that a sin. Did my mother go somewhere. And the honest answer, in almost every case, is that he does not know, because nobody knows, because it is in the gap.</w:t>
      </w:r>
    </w:p>
    <w:p w14:paraId="4CDD7F51" w14:textId="77777777" w:rsidR="00064EE2" w:rsidRDefault="00000000">
      <w:pPr>
        <w:spacing w:after="370"/>
        <w:ind w:left="-5" w:right="15"/>
      </w:pPr>
      <w:r>
        <w:t>He answers anyway. Usually with total confidence, often for money, and here is the part worth holding onto: he is not necessarily lying. He is doing exactly what the politicians did when Socrates asked them what justice was. Improvising, in public, about something he never sat down and checked, and believing himself while he does it. Same mechanism. Larger building.</w:t>
      </w:r>
    </w:p>
    <w:p w14:paraId="686A286E" w14:textId="77777777" w:rsidR="00064EE2" w:rsidRDefault="00000000">
      <w:pPr>
        <w:pStyle w:val="Heading2"/>
        <w:ind w:left="-5"/>
      </w:pPr>
      <w:r>
        <w:t>Why Anyone Bothers</w:t>
      </w:r>
    </w:p>
    <w:p w14:paraId="4B9DF447" w14:textId="77777777" w:rsidR="00064EE2" w:rsidRDefault="00000000">
      <w:pPr>
        <w:ind w:left="-5" w:right="15"/>
      </w:pPr>
      <w:r>
        <w:t>It is worth asking why systems go to the trouble of installing maps at all, and the answer is arithmetic.</w:t>
      </w:r>
    </w:p>
    <w:p w14:paraId="05B12C5A" w14:textId="77777777" w:rsidR="00064EE2" w:rsidRDefault="00000000">
      <w:pPr>
        <w:ind w:left="-5" w:right="15"/>
      </w:pPr>
      <w:r>
        <w:t>Getting a group of people to act together is expensive. Two people can coordinate by talking. Ten need a rule. A thousand need a structure, and every additional person makes agreement harder, not easier, because each one arrives with their own map and their own idea of what is obvious. Small groups are cheap to coordinate and cannot lift much. Large groups can lift enormous things and are almost impossible to hold together.</w:t>
      </w:r>
    </w:p>
    <w:p w14:paraId="78FF2307" w14:textId="77777777" w:rsidR="00064EE2" w:rsidRDefault="00000000">
      <w:pPr>
        <w:spacing w:after="259"/>
        <w:ind w:left="-5" w:right="15"/>
      </w:pPr>
      <w:r>
        <w:t xml:space="preserve">Almost. There is one thing that scales, and it is a shared map. Get enough people carrying the same assumptions about what is real and what is good and who </w:t>
      </w:r>
      <w:r>
        <w:lastRenderedPageBreak/>
        <w:t>decides, and coordination stops costing anything, because nobody has to be persuaded. They already agree. A cathedral gets built. An army marches. A currency works.</w:t>
      </w:r>
    </w:p>
    <w:p w14:paraId="6EEFB56E"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2F2509D3" wp14:editId="3AF6B181">
                <wp:simplePos x="0" y="0"/>
                <wp:positionH relativeFrom="column">
                  <wp:posOffset>237744</wp:posOffset>
                </wp:positionH>
                <wp:positionV relativeFrom="paragraph">
                  <wp:posOffset>-23100</wp:posOffset>
                </wp:positionV>
                <wp:extent cx="14288" cy="728370"/>
                <wp:effectExtent l="0" t="0" r="0" b="0"/>
                <wp:wrapSquare wrapText="bothSides"/>
                <wp:docPr id="53935" name="Group 53935"/>
                <wp:cNvGraphicFramePr/>
                <a:graphic xmlns:a="http://schemas.openxmlformats.org/drawingml/2006/main">
                  <a:graphicData uri="http://schemas.microsoft.com/office/word/2010/wordprocessingGroup">
                    <wpg:wgp>
                      <wpg:cNvGrpSpPr/>
                      <wpg:grpSpPr>
                        <a:xfrm>
                          <a:off x="0" y="0"/>
                          <a:ext cx="14288" cy="728370"/>
                          <a:chOff x="0" y="0"/>
                          <a:chExt cx="14288" cy="728370"/>
                        </a:xfrm>
                      </wpg:grpSpPr>
                      <wps:wsp>
                        <wps:cNvPr id="67394" name="Shape 67394"/>
                        <wps:cNvSpPr/>
                        <wps:spPr>
                          <a:xfrm>
                            <a:off x="0"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3935" style="width:1.125pt;height:57.352pt;position:absolute;mso-position-horizontal-relative:text;mso-position-horizontal:absolute;margin-left:18.72pt;mso-position-vertical-relative:text;margin-top:-1.81894pt;" coordsize="142,7283">
                <v:shape id="Shape 67395" style="position:absolute;width:142;height:7283;left:0;top:0;" coordsize="14288,728370" path="m0,0l14288,0l14288,728370l0,728370l0,0">
                  <v:stroke weight="0pt" endcap="flat" joinstyle="miter" miterlimit="10" on="false" color="#000000" opacity="0"/>
                  <v:fill on="true" color="#999999"/>
                </v:shape>
                <w10:wrap type="square"/>
              </v:group>
            </w:pict>
          </mc:Fallback>
        </mc:AlternateContent>
      </w:r>
      <w:r>
        <w:rPr>
          <w:i/>
          <w:color w:val="333333"/>
        </w:rPr>
        <w:t>This is the whole reason the machinery in this book exists. A shared map is the cheapest coordination technology ever invented, and it is the only one that gets more efficient as the group gets bigger. Which is also precisely why it is worth so much to whoever gets to draw it.</w:t>
      </w:r>
    </w:p>
    <w:p w14:paraId="7D1040C2" w14:textId="77777777" w:rsidR="00064EE2" w:rsidRDefault="00000000">
      <w:pPr>
        <w:spacing w:after="370"/>
        <w:ind w:left="-5" w:right="15"/>
      </w:pPr>
      <w:r>
        <w:t>None of that makes it a conspiracy. It makes it a solution, of the kind that keeps working long after the problem it solved has gone, and long after anyone remembers choosing it.</w:t>
      </w:r>
    </w:p>
    <w:p w14:paraId="73913FCB" w14:textId="77777777" w:rsidR="00064EE2" w:rsidRDefault="00000000">
      <w:pPr>
        <w:pStyle w:val="Heading2"/>
        <w:ind w:left="-5"/>
      </w:pPr>
      <w:r>
        <w:t>The Container and What Passes Through It</w:t>
      </w:r>
    </w:p>
    <w:p w14:paraId="26494F8D" w14:textId="77777777" w:rsidR="00064EE2" w:rsidRDefault="00000000">
      <w:pPr>
        <w:ind w:left="-5" w:right="15"/>
      </w:pPr>
      <w:r>
        <w:t>Hold a glass under a waterfall.</w:t>
      </w:r>
    </w:p>
    <w:p w14:paraId="657D90FD" w14:textId="77777777" w:rsidR="00064EE2" w:rsidRDefault="00000000">
      <w:pPr>
        <w:ind w:left="-5" w:right="15"/>
      </w:pPr>
      <w:r>
        <w:t>Water pours in. Water flows out over the rim. The glass is always full and the water is always moving. Neither the holding nor the releasing is the point, the relationship between them is. That image comes from watching what happens when a system accumulates everything and releases nothing. It stagnates. It stops serving the people inside it and starts serving its own continuation.</w:t>
      </w:r>
    </w:p>
    <w:p w14:paraId="1D301FAA" w14:textId="77777777" w:rsidR="00064EE2" w:rsidRDefault="00000000">
      <w:pPr>
        <w:spacing w:after="259"/>
        <w:ind w:left="-5" w:right="15"/>
      </w:pPr>
      <w:r>
        <w:t>You are a container. That is not the problem. You have to hold things to carry them, experience, language, belief, identity. The question is never whether you hold things. The question is whether what you are holding was chosen or simply poured in, and whether the valve is yours to open.</w:t>
      </w:r>
    </w:p>
    <w:p w14:paraId="5A3B89DC"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25047124" wp14:editId="36752C4C">
                <wp:simplePos x="0" y="0"/>
                <wp:positionH relativeFrom="column">
                  <wp:posOffset>237744</wp:posOffset>
                </wp:positionH>
                <wp:positionV relativeFrom="paragraph">
                  <wp:posOffset>-23099</wp:posOffset>
                </wp:positionV>
                <wp:extent cx="14288" cy="910463"/>
                <wp:effectExtent l="0" t="0" r="0" b="0"/>
                <wp:wrapSquare wrapText="bothSides"/>
                <wp:docPr id="54536" name="Group 54536"/>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396" name="Shape 67396"/>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4536" style="width:1.125pt;height:71.69pt;position:absolute;mso-position-horizontal-relative:text;mso-position-horizontal:absolute;margin-left:18.72pt;mso-position-vertical-relative:text;margin-top:-1.81888pt;" coordsize="142,9104">
                <v:shape id="Shape 67397"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The systems that run the world prefer a sealed container, one that holds what was put in it and asks no questions about when the filling happened or who did it. A container with an open valve is harder to manage. It responds. It releases. It changes what comes in before it passes it along.</w:t>
      </w:r>
    </w:p>
    <w:p w14:paraId="3924933D" w14:textId="77777777" w:rsidR="00064EE2" w:rsidRDefault="00000000">
      <w:pPr>
        <w:ind w:left="-5" w:right="15"/>
      </w:pPr>
      <w:r>
        <w:t>Most people experience themselves as sealed. They guard their contents because, at this point, the contents feel like who they are. Somewhere in the sealing, the map became the territory.</w:t>
      </w:r>
    </w:p>
    <w:p w14:paraId="4B316E97" w14:textId="77777777" w:rsidR="00064EE2" w:rsidRDefault="00000000">
      <w:pPr>
        <w:spacing w:after="372"/>
        <w:ind w:left="-5" w:right="15"/>
      </w:pPr>
      <w:r>
        <w:t>This book is for the moment you notice the valve.</w:t>
      </w:r>
    </w:p>
    <w:p w14:paraId="426C721E" w14:textId="77777777" w:rsidR="00064EE2" w:rsidRDefault="00000000">
      <w:pPr>
        <w:pStyle w:val="Heading2"/>
        <w:ind w:left="-5"/>
      </w:pPr>
      <w:r>
        <w:lastRenderedPageBreak/>
        <w:t>The Glass Between You and Reality</w:t>
      </w:r>
    </w:p>
    <w:p w14:paraId="5562CBE1" w14:textId="77777777" w:rsidR="00064EE2" w:rsidRDefault="00000000">
      <w:pPr>
        <w:ind w:left="-5" w:right="15"/>
      </w:pPr>
      <w:r>
        <w:t>Alan Watts spent his career pointing at something most people feel and cannot name. We have two kinds of consciousness, he said, and we are trained from childhood to identify with only one of them. The first he called the spotlight: narrow, deliberate, the beam you aim at whatever you have decided matters. The second he called the floodlight: broad, constant, running underneath, taking in the road and the traffic and the room while the spotlight is busy elsewhere. [25]</w:t>
      </w:r>
    </w:p>
    <w:p w14:paraId="4A344E8E" w14:textId="77777777" w:rsidR="00064EE2" w:rsidRDefault="00000000">
      <w:pPr>
        <w:ind w:left="-5" w:right="15"/>
      </w:pPr>
      <w:commentRangeStart w:id="14"/>
      <w:r>
        <w:t xml:space="preserve">The price of specializing in the spotlight, he wrote, is ignorance of everything outside its field, and he liked to break the word open when he said it, because what it actually describes is not stupidity but a decision. </w:t>
      </w:r>
      <w:del w:id="9028" w:author="Perplexity Computer" w:date="2026-08-23T11:00:00Z">
        <w:r>
          <w:delText>Conscious attention, in his phrase, is at the same time ignore-ance. [25]</w:delText>
        </w:r>
      </w:del>
      <w:ins w:id="9029" w:author="Perplexity Computer" w:date="2026-08-23T11:00:00Z">
        <w:r>
          <w:t>Conscious attention, in his phrase, is at the same time ignore-ance. [3]</w:t>
        </w:r>
      </w:ins>
      <w:commentRangeEnd w:id="14"/>
      <w:r>
        <w:rPr>
          <w:rStyle w:val="CommentReference"/>
        </w:rPr>
        <w:commentReference w:id="14"/>
      </w:r>
    </w:p>
    <w:p w14:paraId="53B672EE" w14:textId="77777777" w:rsidR="00064EE2" w:rsidRDefault="00000000">
      <w:pPr>
        <w:ind w:left="-5" w:right="15"/>
      </w:pPr>
      <w:r>
        <w:t>Whatever the beam lands on becomes the available world. Everything outside it stays real and stays absent. So the critical question is not only what you see. It is who trained the beam.</w:t>
      </w:r>
    </w:p>
    <w:p w14:paraId="1963EA08" w14:textId="77777777" w:rsidR="00064EE2" w:rsidRDefault="00000000">
      <w:pPr>
        <w:spacing w:after="370"/>
        <w:ind w:left="-5" w:right="15"/>
      </w:pPr>
      <w:commentRangeStart w:id="15"/>
      <w:r>
        <w:t xml:space="preserve">By the time you’re an adult, most of what your attention lands on has been preselected. </w:t>
      </w:r>
      <w:del w:id="9030" w:author="Perplexity Computer" w:date="2026-08-23T11:00:00Z">
        <w:r>
          <w:delText>The map tells the flashlight where to point.</w:delText>
        </w:r>
      </w:del>
      <w:ins w:id="9031" w:author="Perplexity Computer" w:date="2026-08-23T11:00:00Z">
        <w:r>
          <w:t>The map tells the spotlight where to point.</w:t>
        </w:r>
      </w:ins>
      <w:r>
        <w:t xml:space="preserve"> And the map was drawn by people who benefit from you looking in certain directions and not others.</w:t>
      </w:r>
      <w:commentRangeEnd w:id="15"/>
      <w:r>
        <w:rPr>
          <w:rStyle w:val="CommentReference"/>
        </w:rPr>
        <w:commentReference w:id="15"/>
      </w:r>
    </w:p>
    <w:p w14:paraId="2915F905" w14:textId="77777777" w:rsidR="00064EE2" w:rsidRDefault="00000000">
      <w:pPr>
        <w:pStyle w:val="Heading2"/>
        <w:ind w:left="-5"/>
      </w:pPr>
      <w:r>
        <w:t>Words Are the Map</w:t>
      </w:r>
    </w:p>
    <w:p w14:paraId="4AFEEC90" w14:textId="77777777" w:rsidR="00064EE2" w:rsidRDefault="00000000">
      <w:pPr>
        <w:ind w:left="-5" w:right="15"/>
      </w:pPr>
      <w:r>
        <w:t>Don Miguel Ruiz wrote a small book called The Four Agreements. The first agreement is the one that matters most for what we’re doing here: be impeccable with your word. Not because honesty is virtuous, though it is. But because of what a word actually is. A word is an agreement. When you accept a word, you accept the frame that comes with it.</w:t>
      </w:r>
    </w:p>
    <w:p w14:paraId="30C62F8C" w14:textId="77777777" w:rsidR="00064EE2" w:rsidRDefault="00000000">
      <w:pPr>
        <w:spacing w:after="370"/>
        <w:ind w:left="-5" w:right="15"/>
      </w:pPr>
      <w:r>
        <w:t>Think about the word terrorist. Now think about the word freedom fighter. These two words can describe the exact same person doing the exact same thing. The word you use determines what actions seem justified in response. Think about collateral damage. Two words that compress an image of a child’s backpack in a pile of rubble into something that sounds like an accounting error. The compression is the control.</w:t>
      </w:r>
    </w:p>
    <w:p w14:paraId="3E1AE287" w14:textId="77777777" w:rsidR="00064EE2" w:rsidRDefault="00000000">
      <w:pPr>
        <w:pStyle w:val="Heading2"/>
        <w:ind w:left="-5"/>
      </w:pPr>
      <w:r>
        <w:t>As Above, So Below</w:t>
      </w:r>
    </w:p>
    <w:p w14:paraId="287138A0" w14:textId="77777777" w:rsidR="00064EE2" w:rsidRDefault="00000000">
      <w:pPr>
        <w:ind w:left="-5" w:right="15"/>
      </w:pPr>
      <w:r>
        <w:t xml:space="preserve">As above, so below means: the pattern at one level of a system reproduces itself at every other level. Build a hierarchy in a room and you build a hierarchy in the minds of the people who move through that room. The outer pattern becomes the </w:t>
      </w:r>
      <w:r>
        <w:lastRenderedPageBreak/>
        <w:t>inner pattern. A child who grows up in a home where one person’s word is absolute law doesn’t just learn to obey that person. They learn that the world has a shape. They carry that shape with them. It becomes their inner map.</w:t>
      </w:r>
    </w:p>
    <w:p w14:paraId="1A9614F7" w14:textId="77777777" w:rsidR="00064EE2" w:rsidRDefault="00000000">
      <w:pPr>
        <w:ind w:left="-5" w:right="15"/>
      </w:pPr>
      <w:r>
        <w:t>The systems that run the world are designed to collapse the space between stimulus and response. To fill it. To make sure there is always noise, always urgency, always something demanding your reaction before you have a chance to choose. Protecting that space is the single most important act of resistance available to you.</w:t>
      </w:r>
    </w:p>
    <w:p w14:paraId="0AAEFC1C" w14:textId="77777777" w:rsidR="00064EE2" w:rsidRDefault="00000000">
      <w:pPr>
        <w:pStyle w:val="Heading2"/>
        <w:ind w:left="-5"/>
      </w:pPr>
      <w:r>
        <w:t>The Inner Map Is the Real Battlefield</w:t>
      </w:r>
    </w:p>
    <w:p w14:paraId="760A705F" w14:textId="77777777" w:rsidR="00064EE2" w:rsidRDefault="00000000">
      <w:pPr>
        <w:ind w:left="-5" w:right="15"/>
      </w:pPr>
      <w:r>
        <w:t>Every external system of control is, at its root, an attempt to control the inner map of as many human beings as possible. Because whoever controls the map controls the behavior. And whoever controls the behavior controls the world. The real battlefield is not in Washington or Rome or the boardrooms of banks. It is inside you.</w:t>
      </w:r>
    </w:p>
    <w:p w14:paraId="0985E12E" w14:textId="77777777" w:rsidR="00064EE2" w:rsidRDefault="00000000">
      <w:pPr>
        <w:spacing w:after="370"/>
        <w:ind w:left="-5" w:right="15"/>
      </w:pPr>
      <w:r>
        <w:t>The point is not to hand you a new map. Every book that hands you a new map is just replacing one set of someone else’s beliefs with another. The point is to teach you to read maps, to hold any map lightly, including this one, and to develop the capacity to navigate by your own perception rather than by inherited instruction.</w:t>
      </w:r>
    </w:p>
    <w:p w14:paraId="701C4E24" w14:textId="77777777" w:rsidR="00064EE2" w:rsidRDefault="00000000">
      <w:pPr>
        <w:pStyle w:val="Heading2"/>
        <w:ind w:left="-5"/>
      </w:pPr>
      <w:r>
        <w:t>What You’ll Need</w:t>
      </w:r>
    </w:p>
    <w:p w14:paraId="08EEB045" w14:textId="77777777" w:rsidR="00064EE2" w:rsidRDefault="00000000">
      <w:pPr>
        <w:spacing w:after="153"/>
        <w:ind w:left="-5" w:right="15"/>
      </w:pPr>
      <w:commentRangeStart w:id="16"/>
      <w:r>
        <w:t xml:space="preserve">Three things. The first is willingness to be uncomfortable. The second is the discipline to hold multiple things as possibly true at once. </w:t>
      </w:r>
      <w:del w:id="9032" w:author="Perplexity Computer" w:date="2026-08-23T11:00:00Z">
        <w:r>
          <w:delText>The third is your own experience as a test, the only frameworks worth keeping are the ones that make your own life more legible.</w:delText>
        </w:r>
      </w:del>
      <w:ins w:id="9033" w:author="Perplexity Computer" w:date="2026-08-23T11:00:00Z">
        <w:r>
          <w:t>The third is your own experience as a test: the only frameworks worth keeping are the ones that make your own life more legible.</w:t>
        </w:r>
      </w:ins>
      <w:commentRangeEnd w:id="16"/>
      <w:r>
        <w:rPr>
          <w:rStyle w:val="CommentReference"/>
        </w:rPr>
        <w:commentReference w:id="16"/>
      </w:r>
    </w:p>
    <w:p w14:paraId="47ECFDD7"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48313E9E" wp14:editId="243C1987">
                <wp:extent cx="4279392" cy="5715"/>
                <wp:effectExtent l="0" t="0" r="0" b="0"/>
                <wp:docPr id="56183" name="Group 56183"/>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398" name="Shape 67398"/>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6183" style="width:336.96pt;height:0.450012pt;mso-position-horizontal-relative:char;mso-position-vertical-relative:line" coordsize="42793,57">
                <v:shape id="Shape 67399"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69D2F27A" w14:textId="77777777" w:rsidR="00064EE2" w:rsidRDefault="00000000">
      <w:pPr>
        <w:ind w:left="-5" w:right="15"/>
      </w:pPr>
      <w:r>
        <w:t>PART ONE</w:t>
      </w:r>
    </w:p>
    <w:p w14:paraId="5CAD1633" w14:textId="77777777" w:rsidR="00064EE2" w:rsidRDefault="00000000">
      <w:pPr>
        <w:spacing w:after="156"/>
        <w:ind w:left="-5" w:right="15"/>
      </w:pPr>
      <w:r>
        <w:t>The Lens</w:t>
      </w:r>
    </w:p>
    <w:p w14:paraId="7739813C"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30AC19A0" wp14:editId="555FD0D6">
                <wp:extent cx="4279392" cy="5715"/>
                <wp:effectExtent l="0" t="0" r="0" b="0"/>
                <wp:docPr id="56184" name="Group 56184"/>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400" name="Shape 67400"/>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6184" style="width:336.96pt;height:0.449982pt;mso-position-horizontal-relative:char;mso-position-vertical-relative:line" coordsize="42793,57">
                <v:shape id="Shape 67401"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741FCB69" w14:textId="77777777" w:rsidR="00064EE2" w:rsidRDefault="00000000">
      <w:pPr>
        <w:ind w:left="-5" w:right="15"/>
      </w:pPr>
      <w:r>
        <w:t>CHAPTER TWO</w:t>
      </w:r>
    </w:p>
    <w:p w14:paraId="02CB7BA7" w14:textId="77777777" w:rsidR="00064EE2" w:rsidRDefault="00000000">
      <w:pPr>
        <w:pStyle w:val="Heading1"/>
        <w:ind w:left="-5"/>
      </w:pPr>
      <w:r>
        <w:lastRenderedPageBreak/>
        <w:t>Arcs, Bolts, and the Flip</w:t>
      </w:r>
    </w:p>
    <w:p w14:paraId="53535690" w14:textId="77777777" w:rsidR="00064EE2" w:rsidRDefault="00000000">
      <w:pPr>
        <w:spacing w:after="372"/>
        <w:ind w:left="-5" w:right="15"/>
      </w:pPr>
      <w:r>
        <w:t>Three Tools for Reading Any Room</w:t>
      </w:r>
    </w:p>
    <w:p w14:paraId="3F2CA230" w14:textId="77777777" w:rsidR="00064EE2" w:rsidRDefault="00000000">
      <w:pPr>
        <w:pStyle w:val="Heading2"/>
        <w:ind w:left="-5"/>
      </w:pPr>
      <w:r>
        <w:t>The Man With the Oar</w:t>
      </w:r>
    </w:p>
    <w:p w14:paraId="2E56EE0B" w14:textId="77777777" w:rsidR="00064EE2" w:rsidRDefault="00000000">
      <w:pPr>
        <w:ind w:left="-5" w:right="15"/>
      </w:pPr>
      <w:r>
        <w:t>Miyamoto Musashi was a real seventeenth-century swordsman, and his duel with Sasaki Kojirō is part of the historical record. The version almost everyone knows, however, was polished by later retelling. The theatrical lateness, the oar carved during the crossing, its exact length, the discarded scabbard, and the precise psychological sequence are not details this book can present as if a neutral witness wrote them down that morning. [3]</w:t>
      </w:r>
    </w:p>
    <w:p w14:paraId="57F6F755" w14:textId="77777777" w:rsidR="00064EE2" w:rsidRDefault="00000000">
      <w:pPr>
        <w:ind w:left="-5" w:right="15"/>
      </w:pPr>
      <w:r>
        <w:t>So take the following for what it is: the traditional strategic telling, useful because of its shape.</w:t>
      </w:r>
    </w:p>
    <w:p w14:paraId="387B61D4" w14:textId="77777777" w:rsidR="00064EE2" w:rsidRDefault="00000000">
      <w:pPr>
        <w:ind w:left="-5" w:right="15"/>
      </w:pPr>
      <w:r>
        <w:t>In that telling, Kojirō arrives with the weapon and reach around which he has built his style. Musashi arrives late and carrying a crude wooden sword carved from an oar. The oar is said to be long enough to neutralize Kojirō’s reach. Kojirō throws away his scabbard; Musashi answers that a man with no use for his scabbard has already accepted the outcome. The fight is brief, and Kojirō dies.</w:t>
      </w:r>
    </w:p>
    <w:p w14:paraId="7064D5B5" w14:textId="77777777" w:rsidR="00064EE2" w:rsidRDefault="00000000">
      <w:pPr>
        <w:spacing w:after="259"/>
        <w:ind w:left="-5" w:right="15"/>
      </w:pPr>
      <w:r>
        <w:t>Whether every theatrical detail happened exactly that way is not the point the chapter needs. The structure is: one fighter enters a contest expecting a duel on familiar terms; the other changes the emotional frame, the sense of occasion, and the physical geometry before the exchange begins.</w:t>
      </w:r>
    </w:p>
    <w:p w14:paraId="67677CD5"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57DB870B" wp14:editId="1BD8A104">
                <wp:simplePos x="0" y="0"/>
                <wp:positionH relativeFrom="column">
                  <wp:posOffset>237744</wp:posOffset>
                </wp:positionH>
                <wp:positionV relativeFrom="paragraph">
                  <wp:posOffset>-23099</wp:posOffset>
                </wp:positionV>
                <wp:extent cx="14288" cy="364185"/>
                <wp:effectExtent l="0" t="0" r="0" b="0"/>
                <wp:wrapSquare wrapText="bothSides"/>
                <wp:docPr id="56366" name="Group 56366"/>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402" name="Shape 67402"/>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6366" style="width:1.125pt;height:28.676pt;position:absolute;mso-position-horizontal-relative:text;mso-position-horizontal:absolute;margin-left:18.72pt;mso-position-vertical-relative:text;margin-top:-1.81891pt;" coordsize="142,3641">
                <v:shape id="Shape 67403"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commentRangeStart w:id="17"/>
      <w:del w:id="9034" w:author="Perplexity Computer" w:date="2026-08-23T11:00:00Z">
        <w:r>
          <w:rPr>
            <w:i/>
            <w:color w:val="333333"/>
          </w:rPr>
          <w:delText>Kojiro was fighting a duel.</w:delText>
        </w:r>
      </w:del>
      <w:ins w:id="9035" w:author="Perplexity Computer" w:date="2026-08-23T11:00:00Z">
        <w:r>
          <w:rPr>
            <w:i/>
            <w:color w:val="333333"/>
          </w:rPr>
          <w:t>Kojirō was fighting a duel.</w:t>
        </w:r>
      </w:ins>
      <w:r>
        <w:rPr>
          <w:i/>
          <w:color w:val="333333"/>
        </w:rPr>
        <w:t xml:space="preserve"> In the later telling, Musashi had been fighting the frame long before either man raised a weapon.</w:t>
      </w:r>
      <w:commentRangeEnd w:id="17"/>
      <w:r>
        <w:rPr>
          <w:rStyle w:val="CommentReference"/>
        </w:rPr>
        <w:commentReference w:id="17"/>
      </w:r>
    </w:p>
    <w:p w14:paraId="082CEFCB" w14:textId="77777777" w:rsidR="00064EE2" w:rsidRDefault="00000000">
      <w:pPr>
        <w:ind w:left="-5" w:right="15"/>
      </w:pPr>
      <w:r>
        <w:t>Put yourself in Kojirō’s position. Your opponent is late, apparently unbothered, and carrying something that looks unserious until you notice what it does to your advantage. Confusion and anger now consume attention that would otherwise belong to the fight.</w:t>
      </w:r>
    </w:p>
    <w:p w14:paraId="3EF7EE40"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60A5DF22" wp14:editId="566DFC88">
                <wp:simplePos x="0" y="0"/>
                <wp:positionH relativeFrom="column">
                  <wp:posOffset>237744</wp:posOffset>
                </wp:positionH>
                <wp:positionV relativeFrom="paragraph">
                  <wp:posOffset>-23099</wp:posOffset>
                </wp:positionV>
                <wp:extent cx="14288" cy="364185"/>
                <wp:effectExtent l="0" t="0" r="0" b="0"/>
                <wp:wrapSquare wrapText="bothSides"/>
                <wp:docPr id="56210" name="Group 56210"/>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404" name="Shape 67404"/>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6210" style="width:1.125pt;height:28.676pt;position:absolute;mso-position-horizontal-relative:text;mso-position-horizontal:absolute;margin-left:18.72pt;mso-position-vertical-relative:text;margin-top:-1.8189pt;" coordsize="142,3641">
                <v:shape id="Shape 67405"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The strategic lesson survives even if some of the scene is legend: the frame can be attacked before the person is.</w:t>
      </w:r>
    </w:p>
    <w:p w14:paraId="487BED3C" w14:textId="77777777" w:rsidR="00064EE2" w:rsidRDefault="00000000">
      <w:pPr>
        <w:spacing w:after="370"/>
        <w:ind w:left="-5" w:right="15"/>
      </w:pPr>
      <w:r>
        <w:t>This is what this chapter is about. The three tools that systems of control can use to put you in a position where you spend mental energy on their terms, inside their frame, before you have realized a contest has begun.</w:t>
      </w:r>
    </w:p>
    <w:p w14:paraId="5548E46C" w14:textId="77777777" w:rsidR="00064EE2" w:rsidRDefault="00000000">
      <w:pPr>
        <w:pStyle w:val="Heading2"/>
        <w:ind w:left="-5"/>
      </w:pPr>
      <w:r>
        <w:lastRenderedPageBreak/>
        <w:t>Tool One, The Arc</w:t>
      </w:r>
    </w:p>
    <w:p w14:paraId="686FE3F7" w14:textId="77777777" w:rsidR="00064EE2" w:rsidRDefault="00000000">
      <w:pPr>
        <w:ind w:left="-5" w:right="15"/>
      </w:pPr>
      <w:r>
        <w:t>An Arc is a story pattern. Not a specific story, a shape. A sequence of moves that repeats across centuries because it works on something permanent in human psychology. Here is the most common one in history: something is threatening everything you love. You cannot face it alone. I can protect you, but I need something from you in return. Give it to me and you’ll be safe. Don’t, and we both know what happens.</w:t>
      </w:r>
    </w:p>
    <w:p w14:paraId="278967AE" w14:textId="77777777" w:rsidR="00064EE2" w:rsidRDefault="00000000">
      <w:pPr>
        <w:spacing w:after="370"/>
        <w:ind w:left="-5" w:right="15"/>
      </w:pPr>
      <w:r>
        <w:t>Threat. Protector. Price. You’ve heard this Arc ten thousand times. From pulpits and podiums. In war declarations and insurance commercials. The specific threat changes constantly. The shape never changes. The manipulation is not in the structure. It’s in the manufacture. The threat gets exaggerated. The price gets hidden until you’ve already agreed to pay it.</w:t>
      </w:r>
    </w:p>
    <w:p w14:paraId="5D5B35BB" w14:textId="77777777" w:rsidR="00064EE2" w:rsidRDefault="00000000">
      <w:pPr>
        <w:pStyle w:val="Heading2"/>
        <w:spacing w:after="211"/>
        <w:ind w:left="-5"/>
      </w:pPr>
      <w:r>
        <w:t>Tool Two, The Bolt</w:t>
      </w:r>
    </w:p>
    <w:p w14:paraId="0F2937A1" w14:textId="77777777" w:rsidR="00064EE2" w:rsidRDefault="00000000">
      <w:pPr>
        <w:tabs>
          <w:tab w:val="center" w:pos="427"/>
          <w:tab w:val="center" w:pos="3099"/>
        </w:tabs>
        <w:spacing w:after="283"/>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547DDDCC" wp14:editId="7BB2C6A1">
                <wp:extent cx="14288" cy="182092"/>
                <wp:effectExtent l="0" t="0" r="0" b="0"/>
                <wp:docPr id="56213" name="Group 56213"/>
                <wp:cNvGraphicFramePr/>
                <a:graphic xmlns:a="http://schemas.openxmlformats.org/drawingml/2006/main">
                  <a:graphicData uri="http://schemas.microsoft.com/office/word/2010/wordprocessingGroup">
                    <wpg:wgp>
                      <wpg:cNvGrpSpPr/>
                      <wpg:grpSpPr>
                        <a:xfrm>
                          <a:off x="0" y="0"/>
                          <a:ext cx="14288" cy="182092"/>
                          <a:chOff x="0" y="0"/>
                          <a:chExt cx="14288" cy="182092"/>
                        </a:xfrm>
                      </wpg:grpSpPr>
                      <wps:wsp>
                        <wps:cNvPr id="67406" name="Shape 67406"/>
                        <wps:cNvSpPr/>
                        <wps:spPr>
                          <a:xfrm>
                            <a:off x="0" y="0"/>
                            <a:ext cx="14288" cy="182092"/>
                          </a:xfrm>
                          <a:custGeom>
                            <a:avLst/>
                            <a:gdLst/>
                            <a:ahLst/>
                            <a:cxnLst/>
                            <a:rect l="0" t="0" r="0" b="0"/>
                            <a:pathLst>
                              <a:path w="14288" h="182092">
                                <a:moveTo>
                                  <a:pt x="0" y="0"/>
                                </a:moveTo>
                                <a:lnTo>
                                  <a:pt x="14288" y="0"/>
                                </a:lnTo>
                                <a:lnTo>
                                  <a:pt x="14288" y="182092"/>
                                </a:lnTo>
                                <a:lnTo>
                                  <a:pt x="0" y="1820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6213" style="width:1.125pt;height:14.338pt;mso-position-horizontal-relative:char;mso-position-vertical-relative:line" coordsize="142,1820">
                <v:shape id="Shape 67407" style="position:absolute;width:142;height:1820;left:0;top:0;" coordsize="14288,182092" path="m0,0l14288,0l14288,182092l0,182092l0,0">
                  <v:stroke weight="0pt" endcap="flat" joinstyle="miter" miterlimit="10" on="false" color="#000000" opacity="0"/>
                  <v:fill on="true" color="#999999"/>
                </v:shape>
              </v:group>
            </w:pict>
          </mc:Fallback>
        </mc:AlternateContent>
      </w:r>
      <w:r>
        <w:rPr>
          <w:i/>
          <w:color w:val="333333"/>
        </w:rPr>
        <w:tab/>
        <w:t>An Arc gets you in the room. A Bolt locks the door behind you.</w:t>
      </w:r>
    </w:p>
    <w:p w14:paraId="3B47D628" w14:textId="77777777" w:rsidR="00064EE2" w:rsidRDefault="00000000">
      <w:pPr>
        <w:ind w:left="-5" w:right="15"/>
      </w:pPr>
      <w:r>
        <w:t>Bolts come in three forms.</w:t>
      </w:r>
    </w:p>
    <w:p w14:paraId="4DEF9EFD" w14:textId="77777777" w:rsidR="00064EE2" w:rsidRDefault="00000000">
      <w:pPr>
        <w:ind w:left="-5" w:right="15"/>
      </w:pPr>
      <w:r>
        <w:t>The first Bolt is the oath. When you swear on your life, your children, your eternal soul. You put something irreplaceable up as collateral. The threat lives inside you now. Every time you think about stepping away, the Bolt activates automatically.</w:t>
      </w:r>
    </w:p>
    <w:p w14:paraId="7CB31D4F" w14:textId="77777777" w:rsidR="00064EE2" w:rsidRDefault="00000000">
      <w:pPr>
        <w:ind w:left="-5" w:right="15"/>
      </w:pPr>
      <w:r>
        <w:t>The second Bolt is sunk cost. You’ve given years. You’ve given money. To leave now would mean it was all a mistake. The sunk cost Bolt uses your own loyalty against you.</w:t>
      </w:r>
    </w:p>
    <w:p w14:paraId="7E7851E3" w14:textId="77777777" w:rsidR="00064EE2" w:rsidRDefault="00000000">
      <w:pPr>
        <w:spacing w:after="0"/>
        <w:ind w:left="-5" w:right="15"/>
      </w:pPr>
      <w:r>
        <w:t>The third Bolt is the paradox, and you have heard it your whole life. It is better to believe and be wrong than not believe and be wrong. Believe and you are wrong, you have lost nothing. Doubt and you are wrong, you have lost eternity in heaven.</w:t>
      </w:r>
    </w:p>
    <w:p w14:paraId="68EA6AC6" w14:textId="77777777" w:rsidR="00064EE2" w:rsidRDefault="00000000">
      <w:pPr>
        <w:ind w:left="-5" w:right="15"/>
      </w:pPr>
      <w:r>
        <w:t>Put that way it sounds like arithmetic, and the arithmetic looks unanswerable.</w:t>
      </w:r>
    </w:p>
    <w:p w14:paraId="040F0AC5" w14:textId="77777777" w:rsidR="00064EE2" w:rsidRDefault="00000000">
      <w:pPr>
        <w:ind w:left="-5" w:right="15"/>
      </w:pPr>
      <w:r>
        <w:t>It is not a reason to believe something that is not real.</w:t>
      </w:r>
    </w:p>
    <w:p w14:paraId="501CDD11" w14:textId="77777777" w:rsidR="00064EE2" w:rsidRDefault="00000000">
      <w:pPr>
        <w:ind w:left="-5" w:right="15"/>
      </w:pPr>
      <w:r>
        <w:t>Look at what the argument actually does. It never once mentions whether the thing is true. It changes the subject from is this so to what happens to you if you get it wrong, and once the subject has been changed the question of truth never comes back. That is the whole trick. The bet gets offered in place of the evidence, and the person who takes it believes they have reasoned their way somewhere when what they have actually done is agree to stop asking.</w:t>
      </w:r>
    </w:p>
    <w:p w14:paraId="7E59A32C" w14:textId="77777777" w:rsidR="00064EE2" w:rsidRDefault="00000000">
      <w:pPr>
        <w:ind w:left="-5" w:right="15"/>
      </w:pPr>
      <w:r>
        <w:lastRenderedPageBreak/>
        <w:t>It also only runs in one direction. Try the same wager on a god you were not raised with and it collapses immediately, because the moment there is more than one version on the table the arithmetic cannot tell you which to pick. A calculation that only ever produces the answer you started with is not a calculation. It is a Bolt with a math problem drawn on the front of it.</w:t>
      </w:r>
    </w:p>
    <w:p w14:paraId="4FD5D28F" w14:textId="77777777" w:rsidR="00064EE2" w:rsidRDefault="00000000">
      <w:pPr>
        <w:spacing w:after="370"/>
        <w:ind w:left="-5" w:right="15"/>
      </w:pPr>
      <w:r>
        <w:t>The way through is to name the Bolt out loud. Not to dismiss it, the emotional weight is real. But to say: this is a sunk cost argument. This is an oath being used to prevent thought. Naming it doesn’t unlock the door. But it lets you see the door.</w:t>
      </w:r>
    </w:p>
    <w:p w14:paraId="58FB904A" w14:textId="77777777" w:rsidR="00064EE2" w:rsidRDefault="00000000">
      <w:pPr>
        <w:pStyle w:val="Heading2"/>
        <w:ind w:left="-5"/>
      </w:pPr>
      <w:r>
        <w:t>Tool Three, The Flip</w:t>
      </w:r>
    </w:p>
    <w:p w14:paraId="45DB46A4" w14:textId="77777777" w:rsidR="00064EE2" w:rsidRDefault="00000000">
      <w:pPr>
        <w:spacing w:after="370"/>
        <w:ind w:left="-5" w:right="15"/>
      </w:pPr>
      <w:r>
        <w:t>Take any claim a system makes about itself, invert it, and look at what you find. A system says it exists to protect you. Flip it: what does it actually do when you genuinely need protection? A system says it wants you free, flip it: what does it cost to leave? The inversion is not cynicism. Sometimes you flip a claim and it confirms the thing is exactly what it says. But most of the time, the gap between the claim and the inversion is where the real information lives.</w:t>
      </w:r>
    </w:p>
    <w:p w14:paraId="0831E0AA" w14:textId="77777777" w:rsidR="00064EE2" w:rsidRDefault="00000000">
      <w:pPr>
        <w:pStyle w:val="Heading2"/>
        <w:ind w:left="-5"/>
      </w:pPr>
      <w:r>
        <w:t>The Ground Under Your Feet</w:t>
      </w:r>
    </w:p>
    <w:p w14:paraId="7C84A07D" w14:textId="77777777" w:rsidR="00064EE2" w:rsidRDefault="00000000">
      <w:pPr>
        <w:spacing w:after="153"/>
        <w:ind w:left="-5" w:right="15"/>
      </w:pPr>
      <w:r>
        <w:t>There’s one more thing that made Musashi nearly impossible to beat: he was grounded. He had done the inner work so thoroughly that external chaos didn’t affect him. He wrote: do nothing which is of no use. The three tools in this chapter are not primarily weapons. They are ways of knowing where you stand before the room tries to tell you. The goal is not to make you suspicious of everything. The goal is to make you impossible to surprise.</w:t>
      </w:r>
    </w:p>
    <w:p w14:paraId="070DC73C"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147B016E" wp14:editId="4DF2A503">
                <wp:extent cx="4279392" cy="5715"/>
                <wp:effectExtent l="0" t="0" r="0" b="0"/>
                <wp:docPr id="57361" name="Group 57361"/>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408" name="Shape 67408"/>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7361" style="width:336.96pt;height:0.450012pt;mso-position-horizontal-relative:char;mso-position-vertical-relative:line" coordsize="42793,57">
                <v:shape id="Shape 67409"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36A10AF6" w14:textId="77777777" w:rsidR="00064EE2" w:rsidRDefault="00000000">
      <w:pPr>
        <w:ind w:left="-5" w:right="15"/>
      </w:pPr>
      <w:r>
        <w:t>PART ONE</w:t>
      </w:r>
    </w:p>
    <w:p w14:paraId="5B2E41C1" w14:textId="77777777" w:rsidR="00064EE2" w:rsidRDefault="00000000">
      <w:pPr>
        <w:spacing w:after="156"/>
        <w:ind w:left="-5" w:right="15"/>
      </w:pPr>
      <w:r>
        <w:t>The Lens</w:t>
      </w:r>
    </w:p>
    <w:p w14:paraId="189D6068"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70B14BF0" wp14:editId="5CBB2CF3">
                <wp:extent cx="4279392" cy="5715"/>
                <wp:effectExtent l="0" t="0" r="0" b="0"/>
                <wp:docPr id="57242" name="Group 57242"/>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410" name="Shape 67410"/>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7242" style="width:336.96pt;height:0.450005pt;mso-position-horizontal-relative:char;mso-position-vertical-relative:line" coordsize="42793,57">
                <v:shape id="Shape 67411"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688840B5" w14:textId="77777777" w:rsidR="00064EE2" w:rsidRDefault="00000000">
      <w:pPr>
        <w:ind w:left="-5" w:right="15"/>
      </w:pPr>
      <w:r>
        <w:t>CHAPTER THREE</w:t>
      </w:r>
      <w:r>
        <w:br w:type="page"/>
      </w:r>
    </w:p>
    <w:p w14:paraId="4E27522B" w14:textId="77777777" w:rsidR="00064EE2" w:rsidRDefault="00000000">
      <w:pPr>
        <w:pStyle w:val="Heading1"/>
        <w:ind w:left="-5"/>
      </w:pPr>
      <w:r>
        <w:lastRenderedPageBreak/>
        <w:t>Words Are Spells</w:t>
      </w:r>
    </w:p>
    <w:p w14:paraId="55882379" w14:textId="77777777" w:rsidR="00064EE2" w:rsidRDefault="00000000">
      <w:pPr>
        <w:ind w:left="-5" w:right="15"/>
      </w:pPr>
      <w:r>
        <w:t>How Language Becomes Control, and How to Become a Steward of What Passes Through You</w:t>
      </w:r>
    </w:p>
    <w:p w14:paraId="62C5A95A" w14:textId="77777777" w:rsidR="00064EE2" w:rsidRDefault="00000000">
      <w:pPr>
        <w:ind w:left="-5" w:right="15"/>
      </w:pPr>
      <w:r>
        <w:t>Collateral damage.</w:t>
      </w:r>
    </w:p>
    <w:p w14:paraId="53FEDE13" w14:textId="77777777" w:rsidR="00064EE2" w:rsidRDefault="00000000">
      <w:pPr>
        <w:ind w:left="-5" w:right="15"/>
      </w:pPr>
      <w:r>
        <w:t>Two words. Professional, bloodless, faintly technical. It passes through a listener cleanly and leaves almost nothing behind, which is why you can hear it in a briefing, read it in a report, and go on with your afternoon.</w:t>
      </w:r>
    </w:p>
    <w:p w14:paraId="739A6CD2" w14:textId="77777777" w:rsidR="00064EE2" w:rsidRDefault="00000000">
      <w:pPr>
        <w:ind w:left="-5" w:right="15"/>
      </w:pPr>
      <w:r>
        <w:t>It means children.</w:t>
      </w:r>
    </w:p>
    <w:p w14:paraId="064DA00A" w14:textId="77777777" w:rsidR="00064EE2" w:rsidRDefault="00000000">
      <w:pPr>
        <w:spacing w:after="259"/>
        <w:ind w:left="-5" w:right="15"/>
      </w:pPr>
      <w:r>
        <w:t>It means the family in the house beside the target, and the schoolteacher walking home, and a backpack in a pile of concrete. The phrase carries none of that, and the reason it carries none of that is that it was built not to. Somebody sat down and constructed a term for the killing of civilians that would not make a listener picture a civilian, and it worked so well that it is now used by people who have never once thought about where it came from.</w:t>
      </w:r>
    </w:p>
    <w:p w14:paraId="6B015AE6"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13B83C5F" wp14:editId="1DF0D70A">
                <wp:simplePos x="0" y="0"/>
                <wp:positionH relativeFrom="column">
                  <wp:posOffset>237744</wp:posOffset>
                </wp:positionH>
                <wp:positionV relativeFrom="paragraph">
                  <wp:posOffset>-23100</wp:posOffset>
                </wp:positionV>
                <wp:extent cx="14288" cy="546278"/>
                <wp:effectExtent l="0" t="0" r="0" b="0"/>
                <wp:wrapSquare wrapText="bothSides"/>
                <wp:docPr id="57051" name="Group 57051"/>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412" name="Shape 67412"/>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7051" style="width:1.125pt;height:43.014pt;position:absolute;mso-position-horizontal-relative:text;mso-position-horizontal:absolute;margin-left:18.72pt;mso-position-vertical-relative:text;margin-top:-1.81894pt;" coordsize="142,5462">
                <v:shape id="Shape 67413"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That is compression, and compression is not shortening. It is the removal of the part that would have made you feel something, performed so smoothly that you never notice the removal.</w:t>
      </w:r>
    </w:p>
    <w:p w14:paraId="2E091D65" w14:textId="77777777" w:rsidR="00064EE2" w:rsidRDefault="00000000">
      <w:pPr>
        <w:ind w:left="-5" w:right="15"/>
      </w:pPr>
      <w:r>
        <w:t>And it does not happen in one move. That is the thing to understand about it, because a single dishonest word can be caught. Compression works by increments. The full description gets shortened to a phrase. The phrase gets shortened to a term. The term becomes routine, and routine words are not examined, and once a word is no longer examined it can be moved slightly without anyone objecting. Then it is moved again.</w:t>
      </w:r>
    </w:p>
    <w:p w14:paraId="2EB97EA3" w14:textId="77777777" w:rsidR="00064EE2" w:rsidRDefault="00000000">
      <w:pPr>
        <w:ind w:left="-5" w:right="15"/>
      </w:pPr>
      <w:r>
        <w:t>Civilian deaths becomes collateral damage becomes acceptable loss becomes a number in a column. Nobody lied at any step. Each step was only slightly shorter than the one before it, and by the end the sentence can be spoken in a room full of decent people without a single one of them seeing a child.</w:t>
      </w:r>
    </w:p>
    <w:p w14:paraId="1D3C0FFB" w14:textId="77777777" w:rsidR="00064EE2" w:rsidRDefault="00000000">
      <w:pPr>
        <w:ind w:left="-5" w:right="15"/>
      </w:pPr>
      <w:r>
        <w:t>Watch the same mechanism run on the largest word we have. War used to be a thing you declared, formally, in front of your own population, who then had to be persuaded to send their sons. Then it became a police action. Then an intervention. Then an operation, with a name chosen by a committee. Then kinetic activity. Then, in the current vocabulary, simply strikes, which sounds like weather.</w:t>
      </w:r>
    </w:p>
    <w:p w14:paraId="243DBEB7" w14:textId="77777777" w:rsidR="00064EE2" w:rsidRDefault="00000000">
      <w:pPr>
        <w:spacing w:after="259"/>
        <w:ind w:left="-5" w:right="15"/>
      </w:pPr>
      <w:r>
        <w:lastRenderedPageBreak/>
        <w:t>The killing did not change. The word for it was shortened, step by step, until the population it belonged to could no longer feel what it referred to, and each shortening was reasonable on its own terms and defensible if you challenged it directly. That is the entire method. Little by little, until the agenda arrives, and it arrives in a room where nobody thinks anything unusual has been said.</w:t>
      </w:r>
    </w:p>
    <w:p w14:paraId="6FCA4499"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3B765BE5" wp14:editId="46B0420C">
                <wp:simplePos x="0" y="0"/>
                <wp:positionH relativeFrom="column">
                  <wp:posOffset>237744</wp:posOffset>
                </wp:positionH>
                <wp:positionV relativeFrom="paragraph">
                  <wp:posOffset>-23100</wp:posOffset>
                </wp:positionV>
                <wp:extent cx="14288" cy="546278"/>
                <wp:effectExtent l="0" t="0" r="0" b="0"/>
                <wp:wrapSquare wrapText="bothSides"/>
                <wp:docPr id="56682" name="Group 56682"/>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414" name="Shape 67414"/>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6682" style="width:1.125pt;height:43.014pt;position:absolute;mso-position-horizontal-relative:text;mso-position-horizontal:absolute;margin-left:18.72pt;mso-position-vertical-relative:text;margin-top:-1.81894pt;" coordsize="142,5462">
                <v:shape id="Shape 67415"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The word is not the thing. But the word decides whether you can think about the thing at all, and a word can be adjusted a great deal faster than a person can notice.</w:t>
      </w:r>
    </w:p>
    <w:p w14:paraId="3DB6A4C8" w14:textId="77777777" w:rsidR="00064EE2" w:rsidRDefault="00000000">
      <w:pPr>
        <w:pStyle w:val="Heading2"/>
        <w:ind w:left="-5"/>
      </w:pPr>
      <w:r>
        <w:t>Gospel, and What a Spell Actually Is</w:t>
      </w:r>
    </w:p>
    <w:p w14:paraId="22DC6898" w14:textId="77777777" w:rsidR="00064EE2" w:rsidRDefault="00000000">
      <w:pPr>
        <w:spacing w:after="242"/>
        <w:ind w:left="-5" w:right="15"/>
      </w:pPr>
      <w:r>
        <w:t>There is a word sitting in plain sight in English that shows the whole mechanism working, and almost nobody has looked at it closely, because it is a word people mostly encounter in church.</w:t>
      </w:r>
    </w:p>
    <w:p w14:paraId="7CA5642F" w14:textId="77777777" w:rsidR="00064EE2" w:rsidRDefault="00000000">
      <w:pPr>
        <w:tabs>
          <w:tab w:val="center" w:pos="427"/>
          <w:tab w:val="center" w:pos="885"/>
        </w:tabs>
        <w:spacing w:after="283"/>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72E2A8BD" wp14:editId="7C704774">
                <wp:extent cx="14288" cy="182093"/>
                <wp:effectExtent l="0" t="0" r="0" b="0"/>
                <wp:docPr id="56683" name="Group 56683"/>
                <wp:cNvGraphicFramePr/>
                <a:graphic xmlns:a="http://schemas.openxmlformats.org/drawingml/2006/main">
                  <a:graphicData uri="http://schemas.microsoft.com/office/word/2010/wordprocessingGroup">
                    <wpg:wgp>
                      <wpg:cNvGrpSpPr/>
                      <wpg:grpSpPr>
                        <a:xfrm>
                          <a:off x="0" y="0"/>
                          <a:ext cx="14288" cy="182093"/>
                          <a:chOff x="0" y="0"/>
                          <a:chExt cx="14288" cy="182093"/>
                        </a:xfrm>
                      </wpg:grpSpPr>
                      <wps:wsp>
                        <wps:cNvPr id="67416" name="Shape 67416"/>
                        <wps:cNvSpPr/>
                        <wps:spPr>
                          <a:xfrm>
                            <a:off x="0" y="0"/>
                            <a:ext cx="14288" cy="182093"/>
                          </a:xfrm>
                          <a:custGeom>
                            <a:avLst/>
                            <a:gdLst/>
                            <a:ahLst/>
                            <a:cxnLst/>
                            <a:rect l="0" t="0" r="0" b="0"/>
                            <a:pathLst>
                              <a:path w="14288" h="182093">
                                <a:moveTo>
                                  <a:pt x="0" y="0"/>
                                </a:moveTo>
                                <a:lnTo>
                                  <a:pt x="14288" y="0"/>
                                </a:lnTo>
                                <a:lnTo>
                                  <a:pt x="14288" y="182093"/>
                                </a:lnTo>
                                <a:lnTo>
                                  <a:pt x="0" y="18209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6683" style="width:1.125pt;height:14.338pt;mso-position-horizontal-relative:char;mso-position-vertical-relative:line" coordsize="142,1820">
                <v:shape id="Shape 67417" style="position:absolute;width:142;height:1820;left:0;top:0;" coordsize="14288,182093" path="m0,0l14288,0l14288,182093l0,182093l0,0">
                  <v:stroke weight="0pt" endcap="flat" joinstyle="miter" miterlimit="10" on="false" color="#000000" opacity="0"/>
                  <v:fill on="true" color="#999999"/>
                </v:shape>
              </v:group>
            </w:pict>
          </mc:Fallback>
        </mc:AlternateContent>
      </w:r>
      <w:r>
        <w:rPr>
          <w:i/>
          <w:color w:val="333333"/>
        </w:rPr>
        <w:tab/>
        <w:t>Gospel.</w:t>
      </w:r>
    </w:p>
    <w:p w14:paraId="70015E86" w14:textId="77777777" w:rsidR="00064EE2" w:rsidRDefault="00000000">
      <w:pPr>
        <w:ind w:left="-5" w:right="15"/>
      </w:pPr>
      <w:r>
        <w:t>It is Old English. Gōd-spell. And the two halves are exactly what they look like: gōd, good, and spell, which in Old English did not mean an incantation and did not mean arranging letters. It meant a story. An account. A telling. So the word is, with no cleverness required, the good story. [5]</w:t>
      </w:r>
    </w:p>
    <w:p w14:paraId="7F9439D4" w14:textId="77777777" w:rsidR="00064EE2" w:rsidRDefault="00000000">
      <w:pPr>
        <w:ind w:left="-5" w:right="15"/>
      </w:pPr>
      <w:r>
        <w:t>Now follow spell forward, because it goes somewhere.</w:t>
      </w:r>
    </w:p>
    <w:p w14:paraId="747B83A8" w14:textId="77777777" w:rsidR="00064EE2" w:rsidRDefault="00000000">
      <w:pPr>
        <w:ind w:left="-5" w:right="15"/>
      </w:pPr>
      <w:r>
        <w:t>A spell in Old English was a spoken thing, and specifically a spoken thing with weight: not chatter, but a telling that did something to the person receiving it. That is why the same word gave us the other spell, the one a witch casts. Not a coincidence and not folk etymology. It is one word, and the reason it could become an incantation is that it already meant an arrangement of words intended to have an effect.</w:t>
      </w:r>
    </w:p>
    <w:p w14:paraId="4176B7CC" w14:textId="77777777" w:rsidR="00064EE2" w:rsidRDefault="00000000">
      <w:pPr>
        <w:ind w:left="-5" w:right="15"/>
      </w:pPr>
      <w:r>
        <w:t>One correction, because the popular version of this overreaches and this book has been careful elsewhere. Spelling, as in arranging letters, is a different word. That one arrives later, from Old French, and it has nothing to do with the first. So the tidy line you sometimes hear, that spelling and casting a spell are the same act, is not true.</w:t>
      </w:r>
    </w:p>
    <w:p w14:paraId="0275D904" w14:textId="77777777" w:rsidR="00064EE2" w:rsidRDefault="00000000">
      <w:pPr>
        <w:spacing w:after="262"/>
        <w:ind w:left="-5" w:right="15"/>
      </w:pPr>
      <w:r>
        <w:t>What is true is more useful. Gospel and incantation are the same word.</w:t>
      </w:r>
    </w:p>
    <w:p w14:paraId="7E132200" w14:textId="77777777" w:rsidR="00064EE2" w:rsidRDefault="00000000">
      <w:pPr>
        <w:spacing w:after="314"/>
        <w:ind w:left="384" w:right="261"/>
      </w:pPr>
      <w:r>
        <w:rPr>
          <w:rFonts w:ascii="Calibri" w:eastAsia="Calibri" w:hAnsi="Calibri" w:cs="Calibri"/>
          <w:noProof/>
          <w:color w:val="000000"/>
          <w:sz w:val="22"/>
        </w:rPr>
        <w:lastRenderedPageBreak/>
        <mc:AlternateContent>
          <mc:Choice Requires="wpg">
            <w:drawing>
              <wp:anchor distT="0" distB="0" distL="114300" distR="114300" simplePos="0" relativeHeight="251674624" behindDoc="0" locked="0" layoutInCell="1" allowOverlap="1" wp14:anchorId="7A722373" wp14:editId="07C6EBCA">
                <wp:simplePos x="0" y="0"/>
                <wp:positionH relativeFrom="column">
                  <wp:posOffset>237744</wp:posOffset>
                </wp:positionH>
                <wp:positionV relativeFrom="paragraph">
                  <wp:posOffset>-23100</wp:posOffset>
                </wp:positionV>
                <wp:extent cx="14288" cy="1092556"/>
                <wp:effectExtent l="0" t="0" r="0" b="0"/>
                <wp:wrapSquare wrapText="bothSides"/>
                <wp:docPr id="56001" name="Group 56001"/>
                <wp:cNvGraphicFramePr/>
                <a:graphic xmlns:a="http://schemas.openxmlformats.org/drawingml/2006/main">
                  <a:graphicData uri="http://schemas.microsoft.com/office/word/2010/wordprocessingGroup">
                    <wpg:wgp>
                      <wpg:cNvGrpSpPr/>
                      <wpg:grpSpPr>
                        <a:xfrm>
                          <a:off x="0" y="0"/>
                          <a:ext cx="14288" cy="1092556"/>
                          <a:chOff x="0" y="0"/>
                          <a:chExt cx="14288" cy="1092556"/>
                        </a:xfrm>
                      </wpg:grpSpPr>
                      <wps:wsp>
                        <wps:cNvPr id="67418" name="Shape 67418"/>
                        <wps:cNvSpPr/>
                        <wps:spPr>
                          <a:xfrm>
                            <a:off x="0" y="0"/>
                            <a:ext cx="14288" cy="1092556"/>
                          </a:xfrm>
                          <a:custGeom>
                            <a:avLst/>
                            <a:gdLst/>
                            <a:ahLst/>
                            <a:cxnLst/>
                            <a:rect l="0" t="0" r="0" b="0"/>
                            <a:pathLst>
                              <a:path w="14288" h="1092556">
                                <a:moveTo>
                                  <a:pt x="0" y="0"/>
                                </a:moveTo>
                                <a:lnTo>
                                  <a:pt x="14288" y="0"/>
                                </a:lnTo>
                                <a:lnTo>
                                  <a:pt x="14288" y="1092556"/>
                                </a:lnTo>
                                <a:lnTo>
                                  <a:pt x="0" y="1092556"/>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6001" style="width:1.125pt;height:86.028pt;position:absolute;mso-position-horizontal-relative:text;mso-position-horizontal:absolute;margin-left:18.72pt;mso-position-vertical-relative:text;margin-top:-1.81894pt;" coordsize="142,10925">
                <v:shape id="Shape 67419" style="position:absolute;width:142;height:10925;left:0;top:0;" coordsize="14288,1092556" path="m0,0l14288,0l14288,1092556l0,1092556l0,0">
                  <v:stroke weight="0pt" endcap="flat" joinstyle="miter" miterlimit="10" on="false" color="#000000" opacity="0"/>
                  <v:fill on="true" color="#999999"/>
                </v:shape>
                <w10:wrap type="square"/>
              </v:group>
            </w:pict>
          </mc:Fallback>
        </mc:AlternateContent>
      </w:r>
      <w:r>
        <w:rPr>
          <w:i/>
          <w:color w:val="333333"/>
        </w:rPr>
        <w:t>A thousand years ago, English had one word covering both a story told to change you and a form of words spoken to produce an effect, because it had not occurred to anyone that these were different activities. Then Christianity took that word for its central text, and the older sense drifted off into the part of the language reserved for magic, and now they sit at opposite ends of the dictionary looking unrelated.</w:t>
      </w:r>
    </w:p>
    <w:p w14:paraId="3F0C5902" w14:textId="77777777" w:rsidR="00064EE2" w:rsidRDefault="00000000">
      <w:pPr>
        <w:ind w:left="-5" w:right="15"/>
      </w:pPr>
      <w:r>
        <w:t>Then look at what the Greek underneath it was doing, because this is where it stops being etymology and becomes politics.</w:t>
      </w:r>
    </w:p>
    <w:p w14:paraId="57BF67A2" w14:textId="77777777" w:rsidR="00064EE2" w:rsidRDefault="00000000">
      <w:pPr>
        <w:ind w:left="-5" w:right="15"/>
      </w:pPr>
      <w:r>
        <w:t>Gospel translates euangelion, good news. And euangelion was not a religious word when the New Testament writers picked it up. It was an imperial one. It was the term for an official announcement from the emperor: a victory in the field, the birth of an heir, the accession of a new Caesar. Inscriptions from the period use it for Augustus. It arrived by herald, it was read aloud in the forum, and it told a province what had happened and what it now meant.</w:t>
      </w:r>
    </w:p>
    <w:p w14:paraId="64F79DBF" w14:textId="77777777" w:rsidR="00064EE2" w:rsidRDefault="00000000">
      <w:pPr>
        <w:spacing w:after="259"/>
        <w:ind w:left="-5" w:right="15"/>
      </w:pPr>
      <w:commentRangeStart w:id="18"/>
      <w:r>
        <w:t xml:space="preserve">So when a handful of provincials under military occupation began circulating an euangelion about an executed laborer, they were not choosing devotional language. They were taking the word the empire used for its own proclamations and putting a crucified man in it, which everyone hearing it in that century would have understood immediately </w:t>
      </w:r>
      <w:del w:id="9036" w:author="Perplexity Computer" w:date="2026-08-23T11:00:00Z">
        <w:r>
          <w:delText>as an act of substitution. [10]</w:delText>
        </w:r>
      </w:del>
      <w:ins w:id="9037" w:author="Perplexity Computer" w:date="2026-08-23T11:00:00Z">
        <w:r>
          <w:t>as an act of substitution. [5]</w:t>
        </w:r>
      </w:ins>
      <w:commentRangeEnd w:id="18"/>
      <w:r>
        <w:rPr>
          <w:rStyle w:val="CommentReference"/>
        </w:rPr>
        <w:commentReference w:id="18"/>
      </w:r>
    </w:p>
    <w:p w14:paraId="0A6B97CF"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75506558" wp14:editId="284CCD51">
                <wp:simplePos x="0" y="0"/>
                <wp:positionH relativeFrom="column">
                  <wp:posOffset>237744</wp:posOffset>
                </wp:positionH>
                <wp:positionV relativeFrom="paragraph">
                  <wp:posOffset>-23099</wp:posOffset>
                </wp:positionV>
                <wp:extent cx="14288" cy="910463"/>
                <wp:effectExtent l="0" t="0" r="0" b="0"/>
                <wp:wrapSquare wrapText="bothSides"/>
                <wp:docPr id="56002" name="Group 56002"/>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420" name="Shape 67420"/>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6002" style="width:1.125pt;height:71.69pt;position:absolute;mso-position-horizontal-relative:text;mso-position-horizontal:absolute;margin-left:18.72pt;mso-position-vertical-relative:text;margin-top:-1.81891pt;" coordsize="142,9104">
                <v:shape id="Shape 67421"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Every word in that chain is doing the same job. A story told to change a person, an arrangement of words with an effect, an official announcement of who is now in charge. Gospel, spell, and euangelion are three names for one activity, and this book is about that activity from beginning to end.</w:t>
      </w:r>
    </w:p>
    <w:p w14:paraId="5CAB977F" w14:textId="77777777" w:rsidR="00064EE2" w:rsidRDefault="00000000">
      <w:pPr>
        <w:spacing w:after="370"/>
        <w:ind w:left="-5" w:right="15"/>
      </w:pPr>
      <w:r>
        <w:t>Every word you accept into your vocabulary is an agreement. When you accept a word, you accept the frame that came attached to it, usually without inspecting either.</w:t>
      </w:r>
    </w:p>
    <w:p w14:paraId="3DDFBEED" w14:textId="77777777" w:rsidR="00064EE2" w:rsidRDefault="00000000">
      <w:pPr>
        <w:pStyle w:val="Heading2"/>
        <w:ind w:left="-5"/>
      </w:pPr>
      <w:r>
        <w:t>The Shrinking Dictionary</w:t>
      </w:r>
    </w:p>
    <w:p w14:paraId="4BAC5121" w14:textId="77777777" w:rsidR="00064EE2" w:rsidRDefault="00000000">
      <w:pPr>
        <w:ind w:left="-5" w:right="15"/>
      </w:pPr>
      <w:r>
        <w:t>In Orwell’s 1984, the government didn’t primarily control people through violence. It controlled them through language. Newspeak, a language being deliberately reduced year by year. If you don’t have the word for a thought, you cannot think the thought. Language is the scaffolding thought climbs. Remove the scaffolding, the thought cannot be built.</w:t>
      </w:r>
    </w:p>
    <w:p w14:paraId="2CB14052" w14:textId="77777777" w:rsidR="00064EE2" w:rsidRDefault="00000000">
      <w:pPr>
        <w:ind w:left="-5" w:right="15"/>
      </w:pPr>
      <w:r>
        <w:t xml:space="preserve">Watch what happens when a culture replaces precision with slogans. Watch what happens when jargon replaces plain description. Enhanced interrogation. </w:t>
      </w:r>
      <w:r>
        <w:lastRenderedPageBreak/>
        <w:t>Quantitative easing. Ethnic cleansing. Downsizing. Each phrase takes something that would produce a visceral response in plain language and wraps it in abstraction until it can be discussed in a meeting room without anyone having to feel what they’re talking about.</w:t>
      </w:r>
    </w:p>
    <w:p w14:paraId="26FD61C2" w14:textId="77777777" w:rsidR="00064EE2" w:rsidRDefault="00000000">
      <w:pPr>
        <w:spacing w:after="370"/>
        <w:ind w:left="-5" w:right="15"/>
      </w:pPr>
      <w:r>
        <w:t>The same mechanism runs through spiritual language. Higher self. Vibration. Divine timing. It’s all energy. These phrases pack enormous, unexamined claims into a few syllables. Everyone nodding along assumes the others mean the same thing, when almost no one does. A biological claim, my body is running low on what it needs, is a claim you can act on and a claim that can be wrong. My higher self is testing me is a claim you can only sit with, and can never be shown to be false.</w:t>
      </w:r>
    </w:p>
    <w:p w14:paraId="619C0C64" w14:textId="77777777" w:rsidR="00064EE2" w:rsidRDefault="00000000">
      <w:pPr>
        <w:pStyle w:val="Heading2"/>
        <w:ind w:left="-5"/>
      </w:pPr>
      <w:r>
        <w:t>The Three Monkeys, and the Rule I Want to Build From Them</w:t>
      </w:r>
    </w:p>
    <w:p w14:paraId="3A944C05" w14:textId="77777777" w:rsidR="00064EE2" w:rsidRDefault="00000000">
      <w:pPr>
        <w:ind w:left="-5" w:right="15"/>
      </w:pPr>
      <w:commentRangeStart w:id="19"/>
      <w:r>
        <w:t xml:space="preserve">Almost everyone knows the image: three monkeys, one covering its eyes, one covering its ears, one covering its mouth. The popular English reading is often “see no evil, hear no evil, speak no evil,” but the image has carried multiple meanings across time and place. What follows is not a recovered original code hidden inside the carving. </w:t>
      </w:r>
      <w:del w:id="9038" w:author="Perplexity Computer" w:date="2026-08-23T11:00:00Z">
        <w:r>
          <w:delText>It is this book’s deliberate modern repurposing of it. [4]</w:delText>
        </w:r>
      </w:del>
      <w:ins w:id="9039" w:author="Perplexity Computer" w:date="2026-08-23T11:00:00Z">
        <w:r>
          <w:t>It is this book’s deliberate modern repurposing of it. [6]</w:t>
        </w:r>
      </w:ins>
      <w:commentRangeEnd w:id="19"/>
      <w:r>
        <w:rPr>
          <w:rStyle w:val="CommentReference"/>
        </w:rPr>
        <w:commentReference w:id="19"/>
      </w:r>
    </w:p>
    <w:p w14:paraId="663520AC" w14:textId="77777777" w:rsidR="00064EE2" w:rsidRDefault="00000000">
      <w:pPr>
        <w:ind w:left="-5" w:right="15"/>
      </w:pPr>
      <w:r>
        <w:t>The carving everyone knows sits at Tōshō-gū in Nikkō, Japan, from the seventeenth century, as one panel in a larger sequence. The underlying maxim has older Chinese and Japanese associations with moral discipline, restraint, avoidance, and propriety; later uses have ranged all the way to satire. [4]</w:t>
      </w:r>
    </w:p>
    <w:p w14:paraId="1F3363EB" w14:textId="77777777" w:rsidR="00064EE2" w:rsidRDefault="00000000">
      <w:pPr>
        <w:ind w:left="-5" w:right="15"/>
      </w:pPr>
      <w:r>
        <w:t>In Japanese the familiar phrase is mizaru, kikazaru, iwazaru: see not, hear not, speak not. The negative ending -zaru also permits the monkey wordplay that gave the maxim its three animals. The Japanese phrase itself does not contain a separate word corresponding to the English “evil.” [4]</w:t>
      </w:r>
    </w:p>
    <w:p w14:paraId="118CE466" w14:textId="77777777" w:rsidR="00064EE2" w:rsidRDefault="00000000">
      <w:pPr>
        <w:spacing w:after="259"/>
        <w:ind w:left="-5" w:right="15"/>
      </w:pPr>
      <w:r>
        <w:t>That history is exactly why the image is useful here. Meanings drift. Translations accumulate. Pictures become explanations. So rather than pretending there is one pristine original instruction to recover, I am going to turn the three figures into a modern verification discipline and label the move honestly.</w:t>
      </w:r>
    </w:p>
    <w:p w14:paraId="6522CF1B"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256D6914" wp14:editId="7164F722">
                <wp:simplePos x="0" y="0"/>
                <wp:positionH relativeFrom="column">
                  <wp:posOffset>237744</wp:posOffset>
                </wp:positionH>
                <wp:positionV relativeFrom="paragraph">
                  <wp:posOffset>-23099</wp:posOffset>
                </wp:positionV>
                <wp:extent cx="14288" cy="364185"/>
                <wp:effectExtent l="0" t="0" r="0" b="0"/>
                <wp:wrapSquare wrapText="bothSides"/>
                <wp:docPr id="55833" name="Group 55833"/>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422" name="Shape 67422"/>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5833" style="width:1.125pt;height:28.676pt;position:absolute;mso-position-horizontal-relative:text;mso-position-horizontal:absolute;margin-left:18.72pt;mso-position-vertical-relative:text;margin-top:-1.81891pt;" coordsize="142,3641">
                <v:shape id="Shape 67423"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Information should become more accurate as it moves through a human. That is the standard I am assigning to the three monkeys here.</w:t>
      </w:r>
    </w:p>
    <w:p w14:paraId="0370258A" w14:textId="77777777" w:rsidR="00064EE2" w:rsidRDefault="00000000">
      <w:pPr>
        <w:spacing w:after="142" w:line="259" w:lineRule="auto"/>
        <w:ind w:left="-5"/>
      </w:pPr>
      <w:r>
        <w:rPr>
          <w:b/>
        </w:rPr>
        <w:t>STAGE ONE. SEE NO EVIL: OBSERVE BEFORE YOU INTERPRET.</w:t>
      </w:r>
    </w:p>
    <w:p w14:paraId="005CD3BD" w14:textId="77777777" w:rsidR="00064EE2" w:rsidRDefault="00000000">
      <w:pPr>
        <w:ind w:left="-5" w:right="15"/>
      </w:pPr>
      <w:r>
        <w:lastRenderedPageBreak/>
        <w:t>The instruction is not to look away. It is to separate what you actually saw from what you expected to see, which is harder than it sounds, because the mind does not deliver those two things separately. It delivers one merged package and labels the whole thing observation.</w:t>
      </w:r>
    </w:p>
    <w:p w14:paraId="04339A68" w14:textId="77777777" w:rsidR="00064EE2" w:rsidRDefault="00000000">
      <w:pPr>
        <w:ind w:left="-5" w:right="15"/>
      </w:pPr>
      <w:r>
        <w:t>You have experienced this. Two people watch the same argument and leave with two different accounts, and neither of them is lying. They saw the same event and stored different things, because each was running a different expectation while watching. The tone one of them heard as defensive, the other heard as tired.</w:t>
      </w:r>
    </w:p>
    <w:p w14:paraId="4AB749B8" w14:textId="77777777" w:rsidR="00064EE2" w:rsidRDefault="00000000">
      <w:pPr>
        <w:ind w:left="-5" w:right="15"/>
      </w:pPr>
      <w:r>
        <w:t>So the first discipline is a question asked before any conclusion: what did I actually see, as distinct from what I assumed was happening? Almost nobody does this, because the interpretation arrives so fast that it feels like part of the perception.</w:t>
      </w:r>
    </w:p>
    <w:p w14:paraId="7493FA0F" w14:textId="77777777" w:rsidR="00064EE2" w:rsidRDefault="00000000">
      <w:pPr>
        <w:ind w:left="-5" w:right="15"/>
      </w:pPr>
      <w:r>
        <w:t>Failure signature: I saw it, therefore it is true.</w:t>
      </w:r>
    </w:p>
    <w:p w14:paraId="6BECFFD1" w14:textId="77777777" w:rsidR="00064EE2" w:rsidRDefault="00000000">
      <w:pPr>
        <w:spacing w:after="142" w:line="259" w:lineRule="auto"/>
        <w:ind w:left="-5"/>
      </w:pPr>
      <w:r>
        <w:rPr>
          <w:b/>
        </w:rPr>
        <w:t>STAGE TWO. HEAR NO EVIL: UNDERSTAND BEFORE YOU INTERNALIZE.</w:t>
      </w:r>
    </w:p>
    <w:p w14:paraId="7E1EE431" w14:textId="77777777" w:rsidR="00064EE2" w:rsidRDefault="00000000">
      <w:pPr>
        <w:ind w:left="-5" w:right="15"/>
      </w:pPr>
      <w:r>
        <w:t>You can hear a sentence, repeat it back word for word, and have no idea what it means. Repetition is not comprehension. Most of what people believe was acquired at exactly this stage: heard often enough, in a trusted enough voice, that it slid past the checkpoint and got filed as known.</w:t>
      </w:r>
    </w:p>
    <w:p w14:paraId="022521F8" w14:textId="77777777" w:rsidR="00064EE2" w:rsidRDefault="00000000">
      <w:pPr>
        <w:ind w:left="-5" w:right="15"/>
      </w:pPr>
      <w:r>
        <w:t>The discipline here is to ask not only what a claim means but how it works. What is the mechanism? What would have to be true for this to be false? A claim that cannot fail is not a strong claim, it is an unfalsifiable one, and that difference matters more than almost anything else in this book.</w:t>
      </w:r>
    </w:p>
    <w:p w14:paraId="6594C570" w14:textId="77777777" w:rsidR="00064EE2" w:rsidRDefault="00000000">
      <w:pPr>
        <w:ind w:left="-5" w:right="15"/>
      </w:pPr>
      <w:r>
        <w:t>This is also the stage where identity gets installed ahead of understanding. Someone adopts a label, a side, a framework, and from that point forward the framework does the thinking for them. It is efficient. It is also the precise moment a person stops being able to update.</w:t>
      </w:r>
    </w:p>
    <w:p w14:paraId="17674930" w14:textId="77777777" w:rsidR="00064EE2" w:rsidRDefault="00000000">
      <w:pPr>
        <w:ind w:left="-5" w:right="15"/>
      </w:pPr>
      <w:r>
        <w:t>Failure signature: it sounds right, therefore it must be right.</w:t>
      </w:r>
    </w:p>
    <w:p w14:paraId="706F6557" w14:textId="77777777" w:rsidR="00064EE2" w:rsidRDefault="00000000">
      <w:pPr>
        <w:spacing w:after="142" w:line="259" w:lineRule="auto"/>
        <w:ind w:left="-5"/>
      </w:pPr>
      <w:r>
        <w:rPr>
          <w:b/>
        </w:rPr>
        <w:t>STAGE THREE. SPEAK NO EVIL: VERIFY BEFORE YOU TRANSMIT.</w:t>
      </w:r>
    </w:p>
    <w:p w14:paraId="7C8FAF91" w14:textId="77777777" w:rsidR="00064EE2" w:rsidRDefault="00000000">
      <w:pPr>
        <w:ind w:left="-5" w:right="15"/>
      </w:pPr>
      <w:r>
        <w:t>Everything you pass along, you amplify. That is not a metaphor. When you repeat a claim you lend it your credibility, and the person who hears it from you does not receive it as a stranger’s assertion. They receive it as something you vouched for.</w:t>
      </w:r>
    </w:p>
    <w:p w14:paraId="2F4F3C59" w14:textId="77777777" w:rsidR="00064EE2" w:rsidRDefault="00000000">
      <w:pPr>
        <w:ind w:left="-5" w:right="15"/>
      </w:pPr>
      <w:r>
        <w:t xml:space="preserve">So the third discipline is to transmit only what survived the first two, and to mark the difference between what you know, what you believe, and what you heard. </w:t>
      </w:r>
      <w:r>
        <w:lastRenderedPageBreak/>
        <w:t>Those are three different things, and collapsing them is how rumor acquires the texture of fact.</w:t>
      </w:r>
    </w:p>
    <w:p w14:paraId="0DCAE0C0" w14:textId="77777777" w:rsidR="00064EE2" w:rsidRDefault="00000000">
      <w:pPr>
        <w:ind w:left="-5" w:right="15"/>
      </w:pPr>
      <w:r>
        <w:t>Notice what social media does to this stage. It is an architecture built to reward the opposite. The content that travels furthest is the content that produces the strongest feeling fastest, and feeling is not one of the three tests. A platform that measures sharing rather than accuracy is a machine for inverting the third monkey, at a scale no shrine carving ever anticipated.</w:t>
      </w:r>
    </w:p>
    <w:p w14:paraId="3B1CE4FD" w14:textId="77777777" w:rsidR="00064EE2" w:rsidRDefault="00000000">
      <w:pPr>
        <w:ind w:left="-5" w:right="15"/>
      </w:pPr>
      <w:r>
        <w:t>Failure signature: it feels true, therefore I should share it.</w:t>
      </w:r>
    </w:p>
    <w:p w14:paraId="5E89A370" w14:textId="77777777" w:rsidR="00064EE2" w:rsidRDefault="00000000">
      <w:pPr>
        <w:spacing w:after="259"/>
        <w:ind w:left="-5" w:right="15"/>
      </w:pPr>
      <w:r>
        <w:t>Run all three and you become something specific, and it is worth naming, because the word for it is not believer and it is not skeptic.</w:t>
      </w:r>
    </w:p>
    <w:p w14:paraId="614FDE3F"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4969CF82" wp14:editId="7B4A8750">
                <wp:simplePos x="0" y="0"/>
                <wp:positionH relativeFrom="column">
                  <wp:posOffset>237744</wp:posOffset>
                </wp:positionH>
                <wp:positionV relativeFrom="paragraph">
                  <wp:posOffset>-23099</wp:posOffset>
                </wp:positionV>
                <wp:extent cx="14288" cy="728370"/>
                <wp:effectExtent l="0" t="0" r="0" b="0"/>
                <wp:wrapSquare wrapText="bothSides"/>
                <wp:docPr id="54122" name="Group 54122"/>
                <wp:cNvGraphicFramePr/>
                <a:graphic xmlns:a="http://schemas.openxmlformats.org/drawingml/2006/main">
                  <a:graphicData uri="http://schemas.microsoft.com/office/word/2010/wordprocessingGroup">
                    <wpg:wgp>
                      <wpg:cNvGrpSpPr/>
                      <wpg:grpSpPr>
                        <a:xfrm>
                          <a:off x="0" y="0"/>
                          <a:ext cx="14288" cy="728370"/>
                          <a:chOff x="0" y="0"/>
                          <a:chExt cx="14288" cy="728370"/>
                        </a:xfrm>
                      </wpg:grpSpPr>
                      <wps:wsp>
                        <wps:cNvPr id="67424" name="Shape 67424"/>
                        <wps:cNvSpPr/>
                        <wps:spPr>
                          <a:xfrm>
                            <a:off x="0"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4122" style="width:1.125pt;height:57.352pt;position:absolute;mso-position-horizontal-relative:text;mso-position-horizontal:absolute;margin-left:18.72pt;mso-position-vertical-relative:text;margin-top:-1.81888pt;" coordsize="142,7283">
                <v:shape id="Shape 67425" style="position:absolute;width:142;height:7283;left:0;top:0;" coordsize="14288,728370" path="m0,0l14288,0l14288,728370l0,728370l0,0">
                  <v:stroke weight="0pt" endcap="flat" joinstyle="miter" miterlimit="10" on="false" color="#000000" opacity="0"/>
                  <v:fill on="true" color="#999999"/>
                </v:shape>
                <w10:wrap type="square"/>
              </v:group>
            </w:pict>
          </mc:Fallback>
        </mc:AlternateContent>
      </w:r>
      <w:r>
        <w:rPr>
          <w:i/>
          <w:color w:val="333333"/>
        </w:rPr>
        <w:t>A steward. Someone who takes responsibility for what passes through them. Whose job is to reduce drift, preserve signal, expose mechanism, and hand on what arrived without the fingerprints of their own expectations pressed into it.</w:t>
      </w:r>
    </w:p>
    <w:p w14:paraId="500DF991" w14:textId="77777777" w:rsidR="00064EE2" w:rsidRDefault="00000000">
      <w:pPr>
        <w:ind w:left="-5" w:right="15"/>
      </w:pPr>
      <w:r>
        <w:t>And the inversion is not hypothetical. In the healthy version, truth enters and truth exits. In the inverted version, truth enters, becomes narrative at the first stage, becomes belief at the second, becomes rhetoric at the third, and gets transmitted as though it were the original observation. Somewhere downstream a person receives that rhetoric and calls it something they saw with their own eyes.</w:t>
      </w:r>
    </w:p>
    <w:p w14:paraId="432C11FB" w14:textId="77777777" w:rsidR="00064EE2" w:rsidRDefault="00000000">
      <w:pPr>
        <w:ind w:left="-5" w:right="15"/>
      </w:pPr>
      <w:r>
        <w:t>Nobody lied at any point in that chain. Everyone simply repeated something before they understood it.</w:t>
      </w:r>
    </w:p>
    <w:p w14:paraId="0CBAB004" w14:textId="77777777" w:rsidR="00064EE2" w:rsidRDefault="00000000">
      <w:pPr>
        <w:pStyle w:val="Heading2"/>
        <w:ind w:left="-5"/>
      </w:pPr>
      <w:r>
        <w:t>The Alpha-Omega Inversion</w:t>
      </w:r>
    </w:p>
    <w:p w14:paraId="70FF3728" w14:textId="77777777" w:rsidR="00064EE2" w:rsidRDefault="00000000">
      <w:pPr>
        <w:spacing w:after="259"/>
        <w:ind w:left="-5" w:right="15"/>
      </w:pPr>
      <w:r>
        <w:t>You are always shown the Omega, the institution, the doctrine, the flag, the ritual. It feels like nature. You are never shown the Alpha. Where it started, who built it, what problem it was actually solving. A recurring control pattern follows this progression: Need produces a Story. The story attracts a Cult. The cult survives long enough to become a Religion. The religion embeds into Culture. The culture persists long enough to feel like Nature. By the time it reaches Nature, no one inside the system can see the Alpha anymore.</w:t>
      </w:r>
    </w:p>
    <w:p w14:paraId="09F3F218"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75360723" wp14:editId="34BCCC51">
                <wp:simplePos x="0" y="0"/>
                <wp:positionH relativeFrom="column">
                  <wp:posOffset>237744</wp:posOffset>
                </wp:positionH>
                <wp:positionV relativeFrom="paragraph">
                  <wp:posOffset>-23099</wp:posOffset>
                </wp:positionV>
                <wp:extent cx="14288" cy="364185"/>
                <wp:effectExtent l="0" t="0" r="0" b="0"/>
                <wp:wrapSquare wrapText="bothSides"/>
                <wp:docPr id="54459" name="Group 54459"/>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426" name="Shape 67426"/>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4459" style="width:1.125pt;height:28.676pt;position:absolute;mso-position-horizontal-relative:text;mso-position-horizontal:absolute;margin-left:18.72pt;mso-position-vertical-relative:text;margin-top:-1.81891pt;" coordsize="142,3641">
                <v:shape id="Shape 67427"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The Omega is what they show you. The Alpha is what they built it to hide.</w:t>
      </w:r>
    </w:p>
    <w:p w14:paraId="6E9B403B" w14:textId="77777777" w:rsidR="00064EE2" w:rsidRDefault="00000000">
      <w:pPr>
        <w:spacing w:after="153"/>
        <w:ind w:left="-5" w:right="15"/>
      </w:pPr>
      <w:r>
        <w:t xml:space="preserve">See what is actually there, not what you expect. Understand the mechanism, not just the conclusion. Speak only what has been verified. And when you encounter </w:t>
      </w:r>
      <w:r>
        <w:lastRenderedPageBreak/>
        <w:t>any system powerful enough to feel like nature, trace it back. Find the beginning. Find the need it was built to serve. Everything else is commentary.</w:t>
      </w:r>
    </w:p>
    <w:p w14:paraId="54FC1C81"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49F709FB" wp14:editId="2546B1C2">
                <wp:extent cx="4279392" cy="5715"/>
                <wp:effectExtent l="0" t="0" r="0" b="0"/>
                <wp:docPr id="54461" name="Group 54461"/>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428" name="Shape 67428"/>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4461" style="width:336.96pt;height:0.450012pt;mso-position-horizontal-relative:char;mso-position-vertical-relative:line" coordsize="42793,57">
                <v:shape id="Shape 67429"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66DE717A" w14:textId="77777777" w:rsidR="00064EE2" w:rsidRDefault="00000000">
      <w:pPr>
        <w:ind w:left="-5" w:right="15"/>
      </w:pPr>
      <w:r>
        <w:t>PART TWO</w:t>
      </w:r>
    </w:p>
    <w:p w14:paraId="7EB455BE" w14:textId="77777777" w:rsidR="00064EE2" w:rsidRDefault="00000000">
      <w:pPr>
        <w:spacing w:after="156"/>
        <w:ind w:left="-5" w:right="15"/>
      </w:pPr>
      <w:r>
        <w:t>The System</w:t>
      </w:r>
    </w:p>
    <w:p w14:paraId="674A66F6"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241E3592" wp14:editId="35F9F091">
                <wp:extent cx="4279392" cy="5715"/>
                <wp:effectExtent l="0" t="0" r="0" b="0"/>
                <wp:docPr id="54463" name="Group 54463"/>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430" name="Shape 67430"/>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4463" style="width:336.96pt;height:0.450012pt;mso-position-horizontal-relative:char;mso-position-vertical-relative:line" coordsize="42793,57">
                <v:shape id="Shape 67431"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2C5CDED5" w14:textId="77777777" w:rsidR="00064EE2" w:rsidRDefault="00000000">
      <w:pPr>
        <w:ind w:left="-5" w:right="15"/>
      </w:pPr>
      <w:r>
        <w:t>CHAPTER FOUR</w:t>
      </w:r>
    </w:p>
    <w:p w14:paraId="01DD67B3" w14:textId="77777777" w:rsidR="00064EE2" w:rsidRDefault="00000000">
      <w:pPr>
        <w:pStyle w:val="Heading1"/>
        <w:ind w:left="-5"/>
      </w:pPr>
      <w:r>
        <w:t>Your Personal Position</w:t>
      </w:r>
    </w:p>
    <w:p w14:paraId="25DFFB19" w14:textId="77777777" w:rsidR="00064EE2" w:rsidRDefault="00000000">
      <w:pPr>
        <w:ind w:left="-5" w:right="15"/>
      </w:pPr>
      <w:r>
        <w:t>Why I Can See This From Where I Stand, and Why I Almost Didn’t Say It</w:t>
      </w:r>
    </w:p>
    <w:p w14:paraId="1CB0A2FC" w14:textId="77777777" w:rsidR="00064EE2" w:rsidRDefault="00000000">
      <w:pPr>
        <w:spacing w:after="370"/>
        <w:ind w:left="-5" w:right="15"/>
      </w:pPr>
      <w:r>
        <w:t>I want to tell you about the day I deleted my Instagram posts. Not because it was dramatic. I just sat with my phone, looked at what I had posted, and quietly made it disappear. That quiet moment is the most honest thing I can tell you about where I stand, and why this book exists.</w:t>
      </w:r>
    </w:p>
    <w:p w14:paraId="3F69712B" w14:textId="77777777" w:rsidR="00064EE2" w:rsidRDefault="00000000">
      <w:pPr>
        <w:pStyle w:val="Heading2"/>
        <w:ind w:left="-5"/>
      </w:pPr>
      <w:r>
        <w:t>What I Posted and Why I Stopped</w:t>
      </w:r>
    </w:p>
    <w:p w14:paraId="4B274D5F" w14:textId="77777777" w:rsidR="00064EE2" w:rsidRDefault="00000000">
      <w:pPr>
        <w:spacing w:after="259"/>
        <w:ind w:left="-5" w:right="15"/>
      </w:pPr>
      <w:r>
        <w:t>I had been watching the war. Watching the numbers. Watching the language used to describe what was happening, the compression, the abstraction, the careful avoidance of the word children when children were dying. And I was posting about it. Then something shifted. I am not a poor man. I live in a social class, a network, a position that most people who might read posts like mine do not live in. And I realized: I was living in the Capitol.</w:t>
      </w:r>
    </w:p>
    <w:p w14:paraId="3DD00BAE"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508EABF0" wp14:editId="0C66F80C">
                <wp:simplePos x="0" y="0"/>
                <wp:positionH relativeFrom="column">
                  <wp:posOffset>237744</wp:posOffset>
                </wp:positionH>
                <wp:positionV relativeFrom="paragraph">
                  <wp:posOffset>-23099</wp:posOffset>
                </wp:positionV>
                <wp:extent cx="14288" cy="728370"/>
                <wp:effectExtent l="0" t="0" r="0" b="0"/>
                <wp:wrapSquare wrapText="bothSides"/>
                <wp:docPr id="55643" name="Group 55643"/>
                <wp:cNvGraphicFramePr/>
                <a:graphic xmlns:a="http://schemas.openxmlformats.org/drawingml/2006/main">
                  <a:graphicData uri="http://schemas.microsoft.com/office/word/2010/wordprocessingGroup">
                    <wpg:wgp>
                      <wpg:cNvGrpSpPr/>
                      <wpg:grpSpPr>
                        <a:xfrm>
                          <a:off x="0" y="0"/>
                          <a:ext cx="14288" cy="728370"/>
                          <a:chOff x="0" y="0"/>
                          <a:chExt cx="14288" cy="728370"/>
                        </a:xfrm>
                      </wpg:grpSpPr>
                      <wps:wsp>
                        <wps:cNvPr id="67432" name="Shape 67432"/>
                        <wps:cNvSpPr/>
                        <wps:spPr>
                          <a:xfrm>
                            <a:off x="0"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5643" style="width:1.125pt;height:57.352pt;position:absolute;mso-position-horizontal-relative:text;mso-position-horizontal:absolute;margin-left:18.72pt;mso-position-vertical-relative:text;margin-top:-1.81888pt;" coordsize="142,7283">
                <v:shape id="Shape 67433" style="position:absolute;width:142;height:7283;left:0;top:0;" coordsize="14288,728370" path="m0,0l14288,0l14288,728370l0,728370l0,0">
                  <v:stroke weight="0pt" endcap="flat" joinstyle="miter" miterlimit="10" on="false" color="#000000" opacity="0"/>
                  <v:fill on="true" color="#999999"/>
                </v:shape>
                <w10:wrap type="square"/>
              </v:group>
            </w:pict>
          </mc:Fallback>
        </mc:AlternateContent>
      </w:r>
      <w:r>
        <w:rPr>
          <w:i/>
          <w:color w:val="333333"/>
        </w:rPr>
        <w:t>In the Hunger Games, the Capitol is where the wealthy live, the people who watch the suffering at a comfortable distance, who feel things about it, who maybe even oppose it, but whose opposition costs them nothing and changes nothing.</w:t>
      </w:r>
    </w:p>
    <w:p w14:paraId="715CE7B4" w14:textId="77777777" w:rsidR="00064EE2" w:rsidRDefault="00000000">
      <w:pPr>
        <w:ind w:left="-5" w:right="15"/>
      </w:pPr>
      <w:r>
        <w:t>Posting on Instagram from the Capitol is not resistance. It is the performance of resistance. So I deleted the posts. Not out of fear. But because I made a strategic decision: be against it where it counts, not where it’s visible. Quietly, through money, through access, through the people I can reach, help the people who are actually doing something about it.</w:t>
      </w:r>
    </w:p>
    <w:p w14:paraId="1431C7E6" w14:textId="77777777" w:rsidR="00064EE2" w:rsidRDefault="00000000">
      <w:pPr>
        <w:pStyle w:val="Heading2"/>
        <w:ind w:left="-5"/>
      </w:pPr>
      <w:r>
        <w:lastRenderedPageBreak/>
        <w:t>The Capitol Is a Real Place</w:t>
      </w:r>
    </w:p>
    <w:p w14:paraId="54CE7E6C" w14:textId="77777777" w:rsidR="00064EE2" w:rsidRDefault="00000000">
      <w:pPr>
        <w:spacing w:after="370"/>
        <w:ind w:left="-5" w:right="15"/>
      </w:pPr>
      <w:r>
        <w:t>I mean it structurally. There is a class of people in this country who exist in a different relationship to the government than most people do. That position comes with a specific temptation: to use it only for yourself, and to perform concern for the people outside it while doing nothing that threatens your position. And it comes with a specific responsibility: to use the access, the assets, and the position to actually change things.</w:t>
      </w:r>
    </w:p>
    <w:p w14:paraId="10D4D419" w14:textId="77777777" w:rsidR="00064EE2" w:rsidRDefault="00000000">
      <w:pPr>
        <w:pStyle w:val="Heading2"/>
        <w:ind w:left="-5"/>
      </w:pPr>
      <w:r>
        <w:t>The War and the Primitive Problem</w:t>
      </w:r>
    </w:p>
    <w:p w14:paraId="4FD974E9" w14:textId="77777777" w:rsidR="00064EE2" w:rsidRDefault="00000000">
      <w:pPr>
        <w:ind w:left="-5" w:right="15"/>
      </w:pPr>
      <w:r>
        <w:t>On the morning of 28 February 2026, a missile struck the Shajareh Tayyebeh elementary school in Minab, in southern Iran. Somewhere between a hundred and seventy and two hundred and sixty children were inside. Amnesty International concluded that U.S. forces were responsible, found a Tomahawk likely visible in footage of the wider attack on the adjoining compound, and stated expressly that it could not independently verify whether the school itself was struck by that same munition. That distinction is kept here because this book is about to ask other people to be careful with evidence. [6]</w:t>
      </w:r>
    </w:p>
    <w:p w14:paraId="6466E077" w14:textId="77777777" w:rsidR="00064EE2" w:rsidRDefault="00000000">
      <w:pPr>
        <w:ind w:left="-5" w:right="15"/>
      </w:pPr>
      <w:r>
        <w:t>Then the part you need to understand before anything else in this book will land properly.</w:t>
      </w:r>
    </w:p>
    <w:p w14:paraId="59BE1C8E" w14:textId="77777777" w:rsidR="00064EE2" w:rsidRDefault="00000000">
      <w:pPr>
        <w:ind w:left="-5" w:right="15"/>
      </w:pPr>
      <w:r>
        <w:t>After the first strike, a teacher and the principal moved a group of surviving students into the prayer hall, which is what you do. The principal then telephoned the parents and told them to come and collect their children, which is also what you do.</w:t>
      </w:r>
    </w:p>
    <w:p w14:paraId="6D5A5FEE" w14:textId="77777777" w:rsidR="00064EE2" w:rsidRDefault="00000000">
      <w:pPr>
        <w:ind w:left="-5" w:right="15"/>
      </w:pPr>
      <w:r>
        <w:t>The second missile hit the prayer hall.</w:t>
      </w:r>
    </w:p>
    <w:p w14:paraId="3F1F2054" w14:textId="77777777" w:rsidR="00064EE2" w:rsidRDefault="00000000">
      <w:pPr>
        <w:ind w:left="-5" w:right="15"/>
      </w:pPr>
      <w:r>
        <w:t>One of the parents later described getting that call, being told his daughter had survived, and setting out to fetch her. The school was struck again before he arrived. Two Red Crescent medics and that parent gave this account to Middle East Eye. Minab’s mayor and the Iranian Ministry of Education state the school was struck three times in total. Satellite analysis by BBC Verify indicates the area was hit with multiple missiles. [7]</w:t>
      </w:r>
    </w:p>
    <w:p w14:paraId="2827FB87" w14:textId="77777777" w:rsidR="00064EE2" w:rsidRDefault="00000000">
      <w:pPr>
        <w:ind w:left="-5" w:right="15"/>
      </w:pPr>
      <w:commentRangeStart w:id="20"/>
      <w:r>
        <w:t xml:space="preserve">A deliberately timed second strike intended to hit rescuers is often described as a double-tap attack; </w:t>
      </w:r>
      <w:del w:id="9040" w:author="Perplexity Computer" w:date="2026-08-23T11:00:00Z">
        <w:r>
          <w:delText>a further deliberately timed strike is sometimes called a triple tap</w:delText>
        </w:r>
      </w:del>
      <w:ins w:id="9041" w:author="Perplexity Computer" w:date="2026-08-23T11:00:00Z">
        <w:r>
          <w:t>a further deliberately timed strike is sometimes called a triple-tap</w:t>
        </w:r>
      </w:ins>
      <w:r>
        <w:t>. The distinction matters here. Public reporting supports that the school area was struck more than once, but the public evidence available while this edition was prepared does not establish that later impacts were deliberately timed to target rescuers. Sequence alone does not prove intent. [7]</w:t>
      </w:r>
      <w:commentRangeEnd w:id="20"/>
      <w:r>
        <w:rPr>
          <w:rStyle w:val="CommentReference"/>
        </w:rPr>
        <w:commentReference w:id="20"/>
      </w:r>
    </w:p>
    <w:p w14:paraId="20E928AF" w14:textId="77777777" w:rsidR="00064EE2" w:rsidRDefault="00000000">
      <w:pPr>
        <w:spacing w:after="259"/>
        <w:ind w:left="-5" w:right="15"/>
      </w:pPr>
      <w:r>
        <w:t>That leaves the moral problem intact without inventing a fact. After the first impact, people did what people do: they moved children, called parents, and went toward the injured. If later weapons arrive while rescue is under way, the human cost multiplies whether the cause is deliberate targeting, bad intelligence, target persistence, deconfliction failure, or some other mechanism the investigation has not yet made public.</w:t>
      </w:r>
    </w:p>
    <w:p w14:paraId="2BCA95B8"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6546A060" wp14:editId="61836FAB">
                <wp:simplePos x="0" y="0"/>
                <wp:positionH relativeFrom="column">
                  <wp:posOffset>237744</wp:posOffset>
                </wp:positionH>
                <wp:positionV relativeFrom="paragraph">
                  <wp:posOffset>-23099</wp:posOffset>
                </wp:positionV>
                <wp:extent cx="14288" cy="546278"/>
                <wp:effectExtent l="0" t="0" r="0" b="0"/>
                <wp:wrapSquare wrapText="bothSides"/>
                <wp:docPr id="55467" name="Group 55467"/>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434" name="Shape 67434"/>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5467" style="width:1.125pt;height:43.014pt;position:absolute;mso-position-horizontal-relative:text;mso-position-horizontal:absolute;margin-left:18.72pt;mso-position-vertical-relative:text;margin-top:-1.81888pt;" coordsize="142,5462">
                <v:shape id="Shape 67435"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Compassion can become a vulnerability in war. Calling that vulnerability a deliberate targeting mechanism requires evidence of intent, and this book does not yet have it.</w:t>
      </w:r>
    </w:p>
    <w:p w14:paraId="15DE8D03" w14:textId="77777777" w:rsidR="00064EE2" w:rsidRDefault="00000000">
      <w:pPr>
        <w:ind w:left="-5" w:right="15"/>
      </w:pPr>
      <w:r>
        <w:t>The counts are source-dependent and should not be merged into one number. Amnesty used an official total of a hundred and fifty-six dead including a hundred and twenty children. Airwars independently identified a hundred and fifty-seven dead, including a hundred and twenty-three children and thirty-four adults, and placed the possible total between a hundred and fifty-seven and a hundred and sixty-eight. Of the adults identified, twenty-six were school staff and five were parents. Many died in the second strike, in a prayer hall, waiting for the parents who had been telephoned. [7]</w:t>
      </w:r>
    </w:p>
    <w:p w14:paraId="15D4656A" w14:textId="77777777" w:rsidR="00064EE2" w:rsidRDefault="00000000">
      <w:pPr>
        <w:ind w:left="-5" w:right="15"/>
      </w:pPr>
      <w:r>
        <w:t>Amnesty International concluded that U.S. forces were responsible and that the attack violated international humanitarian law because feasible precautions to protect civilians were not taken. Reporting on preliminary U.S. assessments has also pointed to outdated target intelligence as a possible cause. As of July 2026, however, the Pentagon had not publicly released a completed investigation, and Pentagon officials said the probe was still ongoing. [6]</w:t>
      </w:r>
    </w:p>
    <w:p w14:paraId="10434543" w14:textId="77777777" w:rsidR="00064EE2" w:rsidRDefault="00000000">
      <w:pPr>
        <w:ind w:left="-5" w:right="15"/>
      </w:pPr>
      <w:r>
        <w:t>That is not a statistic. It is an event demanding accountability. Amnesty has called the strike unlawful and a serious breach of international humanitarian law. Whether particular individuals also bear criminal responsibility, and on what factual theory, requires evidence and findings that were not public when this edition was prepared.</w:t>
      </w:r>
    </w:p>
    <w:p w14:paraId="7FC4E631" w14:textId="77777777" w:rsidR="00064EE2" w:rsidRDefault="00000000">
      <w:pPr>
        <w:ind w:left="-5" w:right="15"/>
      </w:pPr>
      <w:r>
        <w:t>Here is what nobody outside the system knows, and it is the part that matters more than the numbers.</w:t>
      </w:r>
    </w:p>
    <w:p w14:paraId="3FBFD140" w14:textId="77777777" w:rsidR="00064EE2" w:rsidRDefault="00000000">
      <w:pPr>
        <w:ind w:left="-5" w:right="15"/>
      </w:pPr>
      <w:r>
        <w:t>A modern targeting process creates records: intelligence products, target validation, weapon assignment, legal and operational reviews, and human authorizations. Exactly which records exist for each Minab impact, which service or platform delivered each weapon, and who approved each step are questions for the investigation rather than facts this book can fill in from inference.</w:t>
      </w:r>
    </w:p>
    <w:p w14:paraId="3CCB4A02" w14:textId="77777777" w:rsidR="00064EE2" w:rsidRDefault="00000000">
      <w:pPr>
        <w:spacing w:after="259"/>
        <w:ind w:left="-5" w:right="15"/>
      </w:pPr>
      <w:r>
        <w:t>What is public is incomplete. The families and the public can see the consequence more clearly than the chain of decisions that produced it. That asymmetry is the accountability problem this chapter is interested in.</w:t>
      </w:r>
    </w:p>
    <w:p w14:paraId="5DE30CAF"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0A5FE970" wp14:editId="1C8B19E6">
                <wp:simplePos x="0" y="0"/>
                <wp:positionH relativeFrom="column">
                  <wp:posOffset>237744</wp:posOffset>
                </wp:positionH>
                <wp:positionV relativeFrom="paragraph">
                  <wp:posOffset>-23099</wp:posOffset>
                </wp:positionV>
                <wp:extent cx="14288" cy="1475816"/>
                <wp:effectExtent l="0" t="0" r="0" b="0"/>
                <wp:wrapSquare wrapText="bothSides"/>
                <wp:docPr id="55781" name="Group 55781"/>
                <wp:cNvGraphicFramePr/>
                <a:graphic xmlns:a="http://schemas.openxmlformats.org/drawingml/2006/main">
                  <a:graphicData uri="http://schemas.microsoft.com/office/word/2010/wordprocessingGroup">
                    <wpg:wgp>
                      <wpg:cNvGrpSpPr/>
                      <wpg:grpSpPr>
                        <a:xfrm>
                          <a:off x="0" y="0"/>
                          <a:ext cx="14288" cy="1475816"/>
                          <a:chOff x="0" y="0"/>
                          <a:chExt cx="14288" cy="1475816"/>
                        </a:xfrm>
                      </wpg:grpSpPr>
                      <wps:wsp>
                        <wps:cNvPr id="67436" name="Shape 67436"/>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67437" name="Shape 67437"/>
                        <wps:cNvSpPr/>
                        <wps:spPr>
                          <a:xfrm>
                            <a:off x="0" y="747446"/>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5781" style="width:1.125pt;height:116.206pt;position:absolute;mso-position-horizontal-relative:text;mso-position-horizontal:absolute;margin-left:18.72pt;mso-position-vertical-relative:text;margin-top:-1.81891pt;" coordsize="142,14758">
                <v:shape id="Shape 67438" style="position:absolute;width:142;height:5462;left:0;top:0;" coordsize="14288,546278" path="m0,0l14288,0l14288,546278l0,546278l0,0">
                  <v:stroke weight="0pt" endcap="flat" joinstyle="miter" miterlimit="10" on="false" color="#000000" opacity="0"/>
                  <v:fill on="true" color="#999999"/>
                </v:shape>
                <v:shape id="Shape 67439" style="position:absolute;width:142;height:7283;left:0;top:7474;" coordsize="14288,728370" path="m0,0l14288,0l14288,728370l0,728370l0,0">
                  <v:stroke weight="0pt" endcap="flat" joinstyle="miter" miterlimit="10" on="false" color="#000000" opacity="0"/>
                  <v:fill on="true" color="#999999"/>
                </v:shape>
                <w10:wrap type="square"/>
              </v:group>
            </w:pict>
          </mc:Fallback>
        </mc:AlternateContent>
      </w:r>
      <w:r>
        <w:rPr>
          <w:i/>
          <w:color w:val="333333"/>
        </w:rPr>
        <w:t>A system that can tell you the exact serial number of the missile and not the name of the person who approved firing it has not lost the information. It has decided which half of it you get.</w:t>
      </w:r>
    </w:p>
    <w:p w14:paraId="6A6A8D3C" w14:textId="77777777" w:rsidR="00064EE2" w:rsidRDefault="00000000">
      <w:pPr>
        <w:spacing w:after="314"/>
        <w:ind w:left="384" w:right="261"/>
      </w:pPr>
      <w:commentRangeStart w:id="21"/>
      <w:r>
        <w:rPr>
          <w:i/>
          <w:color w:val="333333"/>
        </w:rPr>
        <w:t xml:space="preserve">We are on a rock flying through the universe at hundreds of thousands of miles per hour. </w:t>
      </w:r>
      <w:del w:id="9042" w:author="Perplexity Computer" w:date="2026-08-23T11:00:00Z">
        <w:r>
          <w:rPr>
            <w:i/>
            <w:color w:val="333333"/>
          </w:rPr>
          <w:delText>There is almost certainly nothing else like us out here.</w:delText>
        </w:r>
      </w:del>
      <w:ins w:id="9043" w:author="Perplexity Computer" w:date="2026-08-23T11:00:00Z">
        <w:r>
          <w:rPr>
            <w:i/>
            <w:color w:val="333333"/>
          </w:rPr>
          <w:t>There is probably nothing else like us out here.</w:t>
        </w:r>
      </w:ins>
      <w:r>
        <w:rPr>
          <w:i/>
          <w:color w:val="333333"/>
        </w:rPr>
        <w:t xml:space="preserve"> And we are spending our time killing each other over whose grandfather’s story about God is correct.</w:t>
      </w:r>
      <w:commentRangeEnd w:id="21"/>
      <w:r>
        <w:rPr>
          <w:rStyle w:val="CommentReference"/>
        </w:rPr>
        <w:commentReference w:id="21"/>
      </w:r>
    </w:p>
    <w:p w14:paraId="14B913B6" w14:textId="77777777" w:rsidR="00064EE2" w:rsidRDefault="00000000">
      <w:pPr>
        <w:spacing w:after="370"/>
        <w:ind w:left="-5" w:right="15"/>
      </w:pPr>
      <w:r>
        <w:t>Religious and national stories can become one layer in how wars are justified, but no serious account reduces every participant, state, or military decision to one belief. The narrower claim this book needs is structural: once any group’s inherited story places its own category above another human category, the Arc from Chapter Two becomes available at civilizational scale. Chapter Seven examines how that kind of story can help write its own fulfillment.</w:t>
      </w:r>
    </w:p>
    <w:p w14:paraId="1B35E996" w14:textId="77777777" w:rsidR="00064EE2" w:rsidRDefault="00000000">
      <w:pPr>
        <w:pStyle w:val="Heading2"/>
        <w:ind w:left="-5"/>
      </w:pPr>
      <w:r>
        <w:t>Why It Is Your Problem</w:t>
      </w:r>
    </w:p>
    <w:p w14:paraId="7E4EE95E" w14:textId="77777777" w:rsidR="00064EE2" w:rsidRDefault="00000000">
      <w:pPr>
        <w:ind w:left="-5" w:right="15"/>
      </w:pPr>
      <w:r>
        <w:t>Someone reading this will think, reasonably enough, that a school in Hormozgan province is not their business. They did not fire anything. They do not know anyone who did. There is a war on the other side of the world and they have a shift tomorrow.</w:t>
      </w:r>
    </w:p>
    <w:p w14:paraId="345BBF19" w14:textId="77777777" w:rsidR="00064EE2" w:rsidRDefault="00000000">
      <w:pPr>
        <w:ind w:left="-5" w:right="15"/>
      </w:pPr>
      <w:r>
        <w:t>But look at what we actually are. Not a collection of separate people who happen to share a planet. A single living system, running on the same machinery, dependent at every point on other parts of itself. You did not grow the food you ate today. You cannot make the antibiotic that will save you, or the concrete under your house, or the language you are reading this in. Every one of those arrived through other people, most of them strangers, most of them dead. That is not sentiment. That is the literal supply chain of your continued existence.</w:t>
      </w:r>
    </w:p>
    <w:p w14:paraId="3EBEF6FA" w14:textId="77777777" w:rsidR="00064EE2" w:rsidRDefault="00000000">
      <w:pPr>
        <w:spacing w:after="259"/>
        <w:ind w:left="-5" w:right="15"/>
      </w:pPr>
      <w:r>
        <w:t>An ecosystem does not have bystanders. When something is damaged in one part of it, the damage does not stay there, and no part of the system gets to declare itself unrelated. A body does not send white cells only to the wounds it approves of.</w:t>
      </w:r>
    </w:p>
    <w:p w14:paraId="3F15A6F1"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1F6D467A" wp14:editId="3E357975">
                <wp:simplePos x="0" y="0"/>
                <wp:positionH relativeFrom="column">
                  <wp:posOffset>237744</wp:posOffset>
                </wp:positionH>
                <wp:positionV relativeFrom="paragraph">
                  <wp:posOffset>-23099</wp:posOffset>
                </wp:positionV>
                <wp:extent cx="14288" cy="728370"/>
                <wp:effectExtent l="0" t="0" r="0" b="0"/>
                <wp:wrapSquare wrapText="bothSides"/>
                <wp:docPr id="55558" name="Group 55558"/>
                <wp:cNvGraphicFramePr/>
                <a:graphic xmlns:a="http://schemas.openxmlformats.org/drawingml/2006/main">
                  <a:graphicData uri="http://schemas.microsoft.com/office/word/2010/wordprocessingGroup">
                    <wpg:wgp>
                      <wpg:cNvGrpSpPr/>
                      <wpg:grpSpPr>
                        <a:xfrm>
                          <a:off x="0" y="0"/>
                          <a:ext cx="14288" cy="728370"/>
                          <a:chOff x="0" y="0"/>
                          <a:chExt cx="14288" cy="728370"/>
                        </a:xfrm>
                      </wpg:grpSpPr>
                      <wps:wsp>
                        <wps:cNvPr id="67440" name="Shape 67440"/>
                        <wps:cNvSpPr/>
                        <wps:spPr>
                          <a:xfrm>
                            <a:off x="0"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5558" style="width:1.125pt;height:57.352pt;position:absolute;mso-position-horizontal-relative:text;mso-position-horizontal:absolute;margin-left:18.72pt;mso-position-vertical-relative:text;margin-top:-1.81892pt;" coordsize="142,7283">
                <v:shape id="Shape 67441" style="position:absolute;width:142;height:7283;left:0;top:0;" coordsize="14288,728370" path="m0,0l14288,0l14288,728370l0,728370l0,0">
                  <v:stroke weight="0pt" endcap="flat" joinstyle="miter" miterlimit="10" on="false" color="#000000" opacity="0"/>
                  <v:fill on="true" color="#999999"/>
                </v:shape>
                <w10:wrap type="square"/>
              </v:group>
            </w:pict>
          </mc:Fallback>
        </mc:AlternateContent>
      </w:r>
      <w:r>
        <w:rPr>
          <w:i/>
          <w:color w:val="333333"/>
        </w:rPr>
        <w:t>So when one human harms another, the obligation to see it answered does not belong only to the injured party. It belongs to everyone downstream, which is everyone. Justice is not a service the victim purchases. It is maintenance the whole organism performs on itself.</w:t>
      </w:r>
    </w:p>
    <w:p w14:paraId="3CB24863" w14:textId="77777777" w:rsidR="00064EE2" w:rsidRDefault="00000000">
      <w:pPr>
        <w:ind w:left="-5" w:right="15"/>
      </w:pPr>
      <w:r>
        <w:t>That is the entire reason accountability has to be personal and public rather than institutional and sealed. An institution cannot be held responsible, because an institution cannot be shamed, cannot be imprisoned, and cannot lie awake. Only a person can. When a system arranges things so that a decision was made by a process rather than by anybody, it has not distributed the responsibility. It has dissolved it, and the people it was dissolved on behalf of go on eating dinner.</w:t>
      </w:r>
    </w:p>
    <w:p w14:paraId="1E8FD9D4" w14:textId="77777777" w:rsidR="00064EE2" w:rsidRDefault="00000000">
      <w:pPr>
        <w:spacing w:after="370"/>
        <w:ind w:left="-5" w:right="15"/>
      </w:pPr>
      <w:r>
        <w:t>The strike that killed these children passed through human systems of authorization, but the public record does not yet identify every responsible decision-maker or establish the same casualty total across all sources. Wanting those records and names made public is not bloodlust. It is a demand that consequential decisions remain traceable to people who can answer for them.</w:t>
      </w:r>
    </w:p>
    <w:p w14:paraId="0FA46805" w14:textId="77777777" w:rsidR="00064EE2" w:rsidRDefault="00000000">
      <w:pPr>
        <w:pStyle w:val="Heading2"/>
        <w:ind w:left="-5"/>
      </w:pPr>
      <w:r>
        <w:t>Where AI Comes In</w:t>
      </w:r>
    </w:p>
    <w:p w14:paraId="31373EAA" w14:textId="77777777" w:rsidR="00064EE2" w:rsidRDefault="00000000">
      <w:pPr>
        <w:ind w:left="-5" w:right="15"/>
      </w:pPr>
      <w:r>
        <w:t>Artificial intelligence has the potential to make the mechanisms of power legible to the people living under them, in real time, at scale. Every decision a government makes leaves a data trail. What I want to see is a generation of people who know how to use these tools to build accountability into government at a structural level, to make every decision traceable, every authorization something a human being is personally and publicly accountable for.</w:t>
      </w:r>
    </w:p>
    <w:p w14:paraId="2F6BD819" w14:textId="77777777" w:rsidR="00064EE2" w:rsidRDefault="00000000">
      <w:pPr>
        <w:ind w:left="-5" w:right="15"/>
      </w:pPr>
      <w:commentRangeStart w:id="22"/>
      <w:r>
        <w:t>Without this chapter, the book is just theory. I wrote this book because visibility, actual visibility into how these systems work, might be the most useful thing I can do with where I happen to be standing. We are on a rock flying through the universe. There is probably nothing else out there like us. Make the best of it.</w:t>
      </w:r>
      <w:commentRangeEnd w:id="22"/>
      <w:r>
        <w:rPr>
          <w:rStyle w:val="CommentReference"/>
        </w:rPr>
        <w:commentReference w:id="22"/>
      </w:r>
    </w:p>
    <w:p w14:paraId="574E16D7" w14:textId="77777777" w:rsidR="00064EE2" w:rsidRDefault="00000000">
      <w:pPr>
        <w:ind w:left="-5" w:right="15"/>
      </w:pPr>
      <w:r>
        <w:t>PART TWO</w:t>
      </w:r>
    </w:p>
    <w:p w14:paraId="69CF1530" w14:textId="77777777" w:rsidR="00064EE2" w:rsidRDefault="00000000">
      <w:pPr>
        <w:spacing w:after="156"/>
        <w:ind w:left="-5" w:right="15"/>
      </w:pP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24814DC1" wp14:editId="0F90AD33">
                <wp:simplePos x="0" y="0"/>
                <wp:positionH relativeFrom="page">
                  <wp:posOffset>640080</wp:posOffset>
                </wp:positionH>
                <wp:positionV relativeFrom="page">
                  <wp:posOffset>621792</wp:posOffset>
                </wp:positionV>
                <wp:extent cx="4279392" cy="5715"/>
                <wp:effectExtent l="0" t="0" r="0" b="0"/>
                <wp:wrapTopAndBottom/>
                <wp:docPr id="55630" name="Group 55630"/>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442" name="Shape 67442"/>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xmlns:a="http://schemas.openxmlformats.org/drawingml/2006/main">
            <w:pict>
              <v:group id="Group 55630" style="width:336.96pt;height:0.449997pt;position:absolute;mso-position-horizontal-relative:page;mso-position-horizontal:absolute;margin-left:50.4pt;mso-position-vertical-relative:page;margin-top:48.96pt;" coordsize="42793,57">
                <v:shape id="Shape 67443" style="position:absolute;width:42793;height:91;left:0;top:0;" coordsize="4279392,9144" path="m0,0l4279392,0l4279392,9144l0,9144l0,0">
                  <v:stroke weight="0pt" endcap="flat" joinstyle="miter" miterlimit="10" on="false" color="#000000" opacity="0"/>
                  <v:fill on="true" color="#bbbbbb"/>
                </v:shape>
                <w10:wrap type="topAndBottom"/>
              </v:group>
            </w:pict>
          </mc:Fallback>
        </mc:AlternateContent>
      </w:r>
      <w:r>
        <w:t>The System</w:t>
      </w:r>
    </w:p>
    <w:p w14:paraId="486CBF88"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3C5126F7" wp14:editId="1050965E">
                <wp:extent cx="4279392" cy="5715"/>
                <wp:effectExtent l="0" t="0" r="0" b="0"/>
                <wp:docPr id="55631" name="Group 55631"/>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444" name="Shape 67444"/>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5631" style="width:336.96pt;height:0.450012pt;mso-position-horizontal-relative:char;mso-position-vertical-relative:line" coordsize="42793,57">
                <v:shape id="Shape 67445"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0EFCB03B" w14:textId="77777777" w:rsidR="00064EE2" w:rsidRDefault="00000000">
      <w:pPr>
        <w:ind w:left="-5" w:right="15"/>
      </w:pPr>
      <w:r>
        <w:t>CHAPTER FIVE</w:t>
      </w:r>
      <w:r>
        <w:br w:type="page"/>
      </w:r>
    </w:p>
    <w:p w14:paraId="0F018986" w14:textId="77777777" w:rsidR="00064EE2" w:rsidRDefault="00000000">
      <w:pPr>
        <w:pStyle w:val="Heading1"/>
        <w:ind w:left="-5"/>
      </w:pPr>
      <w:r>
        <w:t>The Room Writes the Mind</w:t>
      </w:r>
    </w:p>
    <w:p w14:paraId="49059519" w14:textId="77777777" w:rsidR="00064EE2" w:rsidRDefault="00000000">
      <w:pPr>
        <w:ind w:left="-5" w:right="15"/>
      </w:pPr>
      <w:r>
        <w:t>Ritual, Symbol, and the Architecture of Control</w:t>
      </w:r>
    </w:p>
    <w:p w14:paraId="7635BB7E" w14:textId="77777777" w:rsidR="00064EE2" w:rsidRDefault="00000000">
      <w:pPr>
        <w:spacing w:after="370"/>
        <w:ind w:left="-5" w:right="15"/>
      </w:pPr>
      <w:r>
        <w:t>If you want to understand how a system controls people, don’t start with what it says. Start with the room.</w:t>
      </w:r>
    </w:p>
    <w:p w14:paraId="0666C1B2" w14:textId="77777777" w:rsidR="00064EE2" w:rsidRDefault="00000000">
      <w:pPr>
        <w:pStyle w:val="Heading2"/>
        <w:ind w:left="-5"/>
      </w:pPr>
      <w:r>
        <w:t>The Lodge</w:t>
      </w:r>
    </w:p>
    <w:p w14:paraId="2F2172F3" w14:textId="77777777" w:rsidR="00064EE2" w:rsidRDefault="00000000">
      <w:pPr>
        <w:spacing w:after="259"/>
        <w:ind w:left="-5" w:right="15"/>
      </w:pPr>
      <w:r>
        <w:t>Walk into a Masonic lodge and you’re not walking into a meeting. You’re walking into a map of the universe. The room is stretched east to west. The leader sits in the East, where the sun rises. The ceiling is painted like stars. Before a single word has been spoken, your body has already learned something: light comes from there. Authority sits there. I move in relation to that. No one explains it. You feel it. You repeat it, year after year. And eventually you don’t just occupy the room. You carry it.</w:t>
      </w:r>
    </w:p>
    <w:p w14:paraId="3143B157"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7EA5564E" wp14:editId="27ECFD73">
                <wp:simplePos x="0" y="0"/>
                <wp:positionH relativeFrom="column">
                  <wp:posOffset>237744</wp:posOffset>
                </wp:positionH>
                <wp:positionV relativeFrom="paragraph">
                  <wp:posOffset>-23099</wp:posOffset>
                </wp:positionV>
                <wp:extent cx="14288" cy="546278"/>
                <wp:effectExtent l="0" t="0" r="0" b="0"/>
                <wp:wrapSquare wrapText="bothSides"/>
                <wp:docPr id="55873" name="Group 55873"/>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446" name="Shape 67446"/>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5873" style="width:1.125pt;height:43.014pt;position:absolute;mso-position-horizontal-relative:text;mso-position-horizontal:absolute;margin-left:18.72pt;mso-position-vertical-relative:text;margin-top:-1.81891pt;" coordsize="142,5462">
                <v:shape id="Shape 67447"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That is what ‘as above, so below’ actually means, not a poetic observation about the universe, but a precise description of how a pattern installed in a room gets installed in a person.</w:t>
      </w:r>
    </w:p>
    <w:p w14:paraId="0CF72103" w14:textId="77777777" w:rsidR="00064EE2" w:rsidRDefault="00000000">
      <w:pPr>
        <w:pStyle w:val="Heading2"/>
        <w:ind w:left="-5"/>
      </w:pPr>
      <w:r>
        <w:t>The Shape of the Table</w:t>
      </w:r>
    </w:p>
    <w:p w14:paraId="7FBA31B9" w14:textId="77777777" w:rsidR="00064EE2" w:rsidRDefault="00000000">
      <w:pPr>
        <w:ind w:left="-5" w:right="15"/>
      </w:pPr>
      <w:r>
        <w:t>A rectangular table has a head. Whoever sits there controls the pace, the agenda, and the hierarchy of everyone else. A chapel: pews in rows facing forward, toward the elevated altar. A courtroom: the judge elevated above everyone. A war room: people standing around a central table looking down at terrain from above, the god’s-eye view that turns the place where children walk to school into a coordinate on a grid. Every one of these rooms is teaching the same lesson: power flows from a specific direction, and your job is to orient toward it correctly.</w:t>
      </w:r>
    </w:p>
    <w:p w14:paraId="25128AE8" w14:textId="77777777" w:rsidR="00064EE2" w:rsidRDefault="00000000">
      <w:pPr>
        <w:pStyle w:val="Heading2"/>
        <w:spacing w:after="211"/>
        <w:ind w:left="-5"/>
      </w:pPr>
      <w:r>
        <w:t>Arthur’s Round Table</w:t>
      </w:r>
    </w:p>
    <w:p w14:paraId="5367B422" w14:textId="77777777" w:rsidR="00064EE2" w:rsidRDefault="00000000">
      <w:pPr>
        <w:tabs>
          <w:tab w:val="center" w:pos="427"/>
          <w:tab w:val="center" w:pos="2607"/>
        </w:tabs>
        <w:spacing w:after="283"/>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49C3FC38" wp14:editId="7EAFC935">
                <wp:extent cx="14288" cy="182093"/>
                <wp:effectExtent l="0" t="0" r="0" b="0"/>
                <wp:docPr id="56066" name="Group 56066"/>
                <wp:cNvGraphicFramePr/>
                <a:graphic xmlns:a="http://schemas.openxmlformats.org/drawingml/2006/main">
                  <a:graphicData uri="http://schemas.microsoft.com/office/word/2010/wordprocessingGroup">
                    <wpg:wgp>
                      <wpg:cNvGrpSpPr/>
                      <wpg:grpSpPr>
                        <a:xfrm>
                          <a:off x="0" y="0"/>
                          <a:ext cx="14288" cy="182093"/>
                          <a:chOff x="0" y="0"/>
                          <a:chExt cx="14288" cy="182093"/>
                        </a:xfrm>
                      </wpg:grpSpPr>
                      <wps:wsp>
                        <wps:cNvPr id="67448" name="Shape 67448"/>
                        <wps:cNvSpPr/>
                        <wps:spPr>
                          <a:xfrm>
                            <a:off x="0" y="0"/>
                            <a:ext cx="14288" cy="182093"/>
                          </a:xfrm>
                          <a:custGeom>
                            <a:avLst/>
                            <a:gdLst/>
                            <a:ahLst/>
                            <a:cxnLst/>
                            <a:rect l="0" t="0" r="0" b="0"/>
                            <a:pathLst>
                              <a:path w="14288" h="182093">
                                <a:moveTo>
                                  <a:pt x="0" y="0"/>
                                </a:moveTo>
                                <a:lnTo>
                                  <a:pt x="14288" y="0"/>
                                </a:lnTo>
                                <a:lnTo>
                                  <a:pt x="14288" y="182093"/>
                                </a:lnTo>
                                <a:lnTo>
                                  <a:pt x="0" y="18209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6066" style="width:1.125pt;height:14.338pt;mso-position-horizontal-relative:char;mso-position-vertical-relative:line" coordsize="142,1820">
                <v:shape id="Shape 67449" style="position:absolute;width:142;height:1820;left:0;top:0;" coordsize="14288,182093" path="m0,0l14288,0l14288,182093l0,182093l0,0">
                  <v:stroke weight="0pt" endcap="flat" joinstyle="miter" miterlimit="10" on="false" color="#000000" opacity="0"/>
                  <v:fill on="true" color="#999999"/>
                </v:shape>
              </v:group>
            </w:pict>
          </mc:Fallback>
        </mc:AlternateContent>
      </w:r>
      <w:r>
        <w:rPr>
          <w:i/>
          <w:color w:val="333333"/>
        </w:rPr>
        <w:tab/>
        <w:t>You do not occupy a room. Eventually you carry it.</w:t>
      </w:r>
    </w:p>
    <w:p w14:paraId="4C764BA0" w14:textId="77777777" w:rsidR="00064EE2" w:rsidRDefault="00000000">
      <w:pPr>
        <w:ind w:left="-5" w:right="15"/>
      </w:pPr>
      <w:commentRangeStart w:id="23"/>
      <w:del w:id="9046" w:author="Perplexity Computer" w:date="2026-08-23T11:00:00Z">
        <w:r>
          <w:delText>King Arthur understood this.</w:delText>
        </w:r>
      </w:del>
      <w:ins w:id="9047" w:author="Perplexity Computer" w:date="2026-08-23T11:00:00Z">
        <w:r>
          <w:t>The Arthurian tradition understood this.</w:t>
        </w:r>
      </w:ins>
      <w:r>
        <w:t xml:space="preserve"> The founding decision, the one that made it matter, was architectural. Arthur’s knights were constantly fighting about precedence. So Arthur changed the shape. A round table has no head. Every seat is equidistant from every other. No one can sit above anyone else because above and below have been removed from the geometry. The principle is real, and it is worth saying on its own. And someone wise enough to see that can use the same principle to build something different.</w:t>
      </w:r>
      <w:commentRangeEnd w:id="23"/>
      <w:r>
        <w:rPr>
          <w:rStyle w:val="CommentReference"/>
        </w:rPr>
        <w:commentReference w:id="23"/>
      </w:r>
    </w:p>
    <w:p w14:paraId="714019B4" w14:textId="77777777" w:rsidR="00064EE2" w:rsidRDefault="00000000">
      <w:pPr>
        <w:spacing w:after="242"/>
        <w:ind w:left="-5" w:right="15"/>
      </w:pPr>
      <w:r>
        <w:t>And the table is not really the point. A table is a physical statement of an idea somebody already had about who matters, made solid so it does not have to be argued for again. The furniture is downstream. The words came first, and the words decided the shape.</w:t>
      </w:r>
    </w:p>
    <w:p w14:paraId="432713C3" w14:textId="77777777" w:rsidR="00064EE2" w:rsidRDefault="00000000">
      <w:pPr>
        <w:tabs>
          <w:tab w:val="center" w:pos="427"/>
          <w:tab w:val="center" w:pos="3453"/>
        </w:tabs>
        <w:spacing w:after="283"/>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38C6E06E" wp14:editId="409C9E46">
                <wp:extent cx="14288" cy="182092"/>
                <wp:effectExtent l="0" t="0" r="0" b="0"/>
                <wp:docPr id="56067" name="Group 56067"/>
                <wp:cNvGraphicFramePr/>
                <a:graphic xmlns:a="http://schemas.openxmlformats.org/drawingml/2006/main">
                  <a:graphicData uri="http://schemas.microsoft.com/office/word/2010/wordprocessingGroup">
                    <wpg:wgp>
                      <wpg:cNvGrpSpPr/>
                      <wpg:grpSpPr>
                        <a:xfrm>
                          <a:off x="0" y="0"/>
                          <a:ext cx="14288" cy="182092"/>
                          <a:chOff x="0" y="0"/>
                          <a:chExt cx="14288" cy="182092"/>
                        </a:xfrm>
                      </wpg:grpSpPr>
                      <wps:wsp>
                        <wps:cNvPr id="67450" name="Shape 67450"/>
                        <wps:cNvSpPr/>
                        <wps:spPr>
                          <a:xfrm>
                            <a:off x="0" y="0"/>
                            <a:ext cx="14288" cy="182092"/>
                          </a:xfrm>
                          <a:custGeom>
                            <a:avLst/>
                            <a:gdLst/>
                            <a:ahLst/>
                            <a:cxnLst/>
                            <a:rect l="0" t="0" r="0" b="0"/>
                            <a:pathLst>
                              <a:path w="14288" h="182092">
                                <a:moveTo>
                                  <a:pt x="0" y="0"/>
                                </a:moveTo>
                                <a:lnTo>
                                  <a:pt x="14288" y="0"/>
                                </a:lnTo>
                                <a:lnTo>
                                  <a:pt x="14288" y="182092"/>
                                </a:lnTo>
                                <a:lnTo>
                                  <a:pt x="0" y="1820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6067" style="width:1.125pt;height:14.338pt;mso-position-horizontal-relative:char;mso-position-vertical-relative:line" coordsize="142,1820">
                <v:shape id="Shape 67451" style="position:absolute;width:142;height:1820;left:0;top:0;" coordsize="14288,182092" path="m0,0l14288,0l14288,182092l0,182092l0,0">
                  <v:stroke weight="0pt" endcap="flat" joinstyle="miter" miterlimit="10" on="false" color="#000000" opacity="0"/>
                  <v:fill on="true" color="#999999"/>
                </v:shape>
              </v:group>
            </w:pict>
          </mc:Fallback>
        </mc:AlternateContent>
      </w:r>
      <w:r>
        <w:rPr>
          <w:i/>
          <w:color w:val="333333"/>
        </w:rPr>
        <w:tab/>
        <w:t>Whoever controls the shape of the words controls the shape of the room.</w:t>
      </w:r>
    </w:p>
    <w:p w14:paraId="4D2E05F7" w14:textId="77777777" w:rsidR="00064EE2" w:rsidRDefault="00000000">
      <w:pPr>
        <w:spacing w:after="370"/>
        <w:ind w:left="-5" w:right="15"/>
      </w:pPr>
      <w:r>
        <w:t>Change the words available to a group and the furniture follows, because a room can only be built out of ideas the builders already have. Nobody could have designed a round table in a world with no word for equal.</w:t>
      </w:r>
    </w:p>
    <w:p w14:paraId="79A7C4AC" w14:textId="77777777" w:rsidR="00064EE2" w:rsidRDefault="00000000">
      <w:pPr>
        <w:pStyle w:val="Heading2"/>
        <w:ind w:left="-5"/>
      </w:pPr>
      <w:r>
        <w:t>The Basilica</w:t>
      </w:r>
    </w:p>
    <w:p w14:paraId="3430E290" w14:textId="77777777" w:rsidR="00064EE2" w:rsidRDefault="00000000">
      <w:pPr>
        <w:spacing w:after="370"/>
        <w:ind w:left="-5" w:right="15"/>
      </w:pPr>
      <w:r>
        <w:t>Walk into St. Peter’s Basilica and everything pulls you upward. The architecture draws a vertical chain in stone and gold: body, altar, priest, heaven. You kneel. You speak the words. And without anyone announcing it, you have learned something that no longer feels like learning. It feels like truth: your access to what is sacred goes through this structure. Remove the structure and you are, according to the logic the room has been building in you since childhood, cut off. That is not an accident of design. That is the design.</w:t>
      </w:r>
    </w:p>
    <w:p w14:paraId="52706D54" w14:textId="77777777" w:rsidR="00064EE2" w:rsidRDefault="00000000">
      <w:pPr>
        <w:pStyle w:val="Heading2"/>
        <w:ind w:left="-5"/>
      </w:pPr>
      <w:r>
        <w:t>The Split, and the Trinity’s Function</w:t>
      </w:r>
    </w:p>
    <w:p w14:paraId="3E1F0024" w14:textId="77777777" w:rsidR="00064EE2" w:rsidRDefault="00000000">
      <w:pPr>
        <w:ind w:left="-5" w:right="15"/>
      </w:pPr>
      <w:r>
        <w:t>Watch the gesture itself, as a motion, without the meaning attached to it. The hand goes to the forehead. Then down, past the face, to the chest and the stomach. Then across, shoulder to shoulder.</w:t>
      </w:r>
    </w:p>
    <w:p w14:paraId="465529A3" w14:textId="77777777" w:rsidR="00064EE2" w:rsidRDefault="00000000">
      <w:pPr>
        <w:ind w:left="-5" w:right="15"/>
      </w:pPr>
      <w:r>
        <w:t>Head. Heart. Gut. Then a horizontal line drawn at the neck.</w:t>
      </w:r>
    </w:p>
    <w:p w14:paraId="4C2B33C5" w14:textId="77777777" w:rsidR="00064EE2" w:rsidRDefault="00000000">
      <w:pPr>
        <w:ind w:left="-5" w:right="15"/>
      </w:pPr>
      <w:r>
        <w:t>Structurally, and this is a reading rather than a claim about anyone’s intent, the motion names the three centers a person actually has and then cuts across the top one. The vertical stroke connects them. The horizontal stroke severs the connection at exactly the place a head comes off a body.</w:t>
      </w:r>
    </w:p>
    <w:p w14:paraId="306DF970" w14:textId="77777777" w:rsidR="00064EE2" w:rsidRDefault="00000000">
      <w:pPr>
        <w:ind w:left="-5" w:right="15"/>
      </w:pPr>
      <w:r>
        <w:t>Now look at what the ritual traditions did with the same idea, where it is not a reading at all but explicit. In the older Masonic degrees the candidate swore under stated penalties, and the penalties were performed as gestures: the thumb drawn across the throat, then across the chest, then across the abdomen, representing a throat cut, a breast torn open, and bowels removed. Older Latter-day Saint temple ceremonies used the same three gestures, in the same order, with the same thumb, until they were removed in 1990. [8]</w:t>
      </w:r>
    </w:p>
    <w:p w14:paraId="0607149C" w14:textId="77777777" w:rsidR="00064EE2" w:rsidRDefault="00000000">
      <w:pPr>
        <w:spacing w:after="259"/>
        <w:ind w:left="-5" w:right="15"/>
      </w:pPr>
      <w:r>
        <w:t>Nobody was going to carry these out. That is not the point and never was. The point is that the body performs the severing while the mouth speaks the commitment, and the two get filed together. A thumb drawn across your own throat is a rehearsal, and what is being rehearsed is the consequence of the head acting against the authority above it.</w:t>
      </w:r>
    </w:p>
    <w:p w14:paraId="58AE4CC2"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5370B3C1" wp14:editId="25ACC22A">
                <wp:simplePos x="0" y="0"/>
                <wp:positionH relativeFrom="column">
                  <wp:posOffset>237744</wp:posOffset>
                </wp:positionH>
                <wp:positionV relativeFrom="paragraph">
                  <wp:posOffset>-23100</wp:posOffset>
                </wp:positionV>
                <wp:extent cx="14288" cy="910463"/>
                <wp:effectExtent l="0" t="0" r="0" b="0"/>
                <wp:wrapSquare wrapText="bothSides"/>
                <wp:docPr id="56378" name="Group 56378"/>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452" name="Shape 67452"/>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6378" style="width:1.125pt;height:71.69pt;position:absolute;mso-position-horizontal-relative:text;mso-position-horizontal:absolute;margin-left:18.72pt;mso-position-vertical-relative:text;margin-top:-1.81894pt;" coordsize="142,9104">
                <v:shape id="Shape 67453"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Every one of these gestures separates the same three things: the head, the heart, and the gut. And every one of them installs the same instruction underneath the separation. What is above you outranks what you feel. If the doctrine and your heart disagree, your heart is the part that was wrong.</w:t>
      </w:r>
    </w:p>
    <w:p w14:paraId="31C38F23" w14:textId="77777777" w:rsidR="00064EE2" w:rsidRDefault="00000000">
      <w:pPr>
        <w:spacing w:after="370"/>
        <w:ind w:left="-5" w:right="15"/>
      </w:pPr>
      <w:r>
        <w:t>The Christian Trinity, Father, Son, Holy Spirit, maps onto exactly those three centers. And then it places the church above all three: the only structure authorized to reconcile what has been divided. You cannot reunite your own mind, heart, and body. You need the priest. You need the institution.</w:t>
      </w:r>
    </w:p>
    <w:p w14:paraId="3656F154" w14:textId="77777777" w:rsidR="00064EE2" w:rsidRDefault="00000000">
      <w:pPr>
        <w:pStyle w:val="Heading2"/>
        <w:ind w:left="-5"/>
      </w:pPr>
      <w:r>
        <w:t>Blood on the Throat</w:t>
      </w:r>
    </w:p>
    <w:p w14:paraId="40750586" w14:textId="77777777" w:rsidR="00064EE2" w:rsidRDefault="00000000">
      <w:pPr>
        <w:ind w:left="-5" w:right="15"/>
      </w:pPr>
      <w:commentRangeStart w:id="24"/>
      <w:del w:id="9048" w:author="Perplexity Computer" w:date="2026-08-23T11:00:00Z">
        <w:r>
          <w:delText>In older Masonic initiations, the candidate swore under a specific penalty: throat cut, chest opened.</w:delText>
        </w:r>
      </w:del>
      <w:ins w:id="9049" w:author="Perplexity Computer" w:date="2026-08-23T11:00:00Z">
        <w:r>
          <w:t>As described above, the older Masonic initiations bound the candidate under stated penalties performed as gestures.</w:t>
        </w:r>
      </w:ins>
      <w:r>
        <w:t xml:space="preserve"> The gesture accompanied the oath. What the ritual accomplishes is a direct installation into the nervous system: speech against this system is associated with death. Not conceptually. Physically. Years later, when the moment comes where you might speak, something in the body tightens. That is a Bolt. One of the most sophisticated Bolts ever designed.</w:t>
      </w:r>
      <w:commentRangeEnd w:id="24"/>
      <w:r>
        <w:rPr>
          <w:rStyle w:val="CommentReference"/>
        </w:rPr>
        <w:commentReference w:id="24"/>
      </w:r>
    </w:p>
    <w:p w14:paraId="6461AFA2" w14:textId="77777777" w:rsidR="00064EE2" w:rsidRDefault="00000000">
      <w:pPr>
        <w:pStyle w:val="Heading2"/>
        <w:ind w:left="-5"/>
      </w:pPr>
      <w:r>
        <w:t>The Break</w:t>
      </w:r>
    </w:p>
    <w:p w14:paraId="129BBE69" w14:textId="77777777" w:rsidR="00064EE2" w:rsidRDefault="00000000">
      <w:pPr>
        <w:spacing w:after="153"/>
        <w:ind w:left="-5" w:right="15"/>
      </w:pPr>
      <w:r>
        <w:t>Everything in this chapter describes one direction of flow: outside in. The break is reversing it. Instead of: the structure above me tells me what is real. You say: if it is real, it must pass through me. Mind and heart and body together, unoverrideable. That is the weld. That is the reversal of everything this chapter has described. This idea comes back. Hold onto it, it is where this book ends.</w:t>
      </w:r>
    </w:p>
    <w:p w14:paraId="7BE46C7A"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6FA190EF" wp14:editId="24420C33">
                <wp:extent cx="4279392" cy="5715"/>
                <wp:effectExtent l="0" t="0" r="0" b="0"/>
                <wp:docPr id="57641" name="Group 57641"/>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454" name="Shape 67454"/>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7641" style="width:336.96pt;height:0.449997pt;mso-position-horizontal-relative:char;mso-position-vertical-relative:line" coordsize="42793,57">
                <v:shape id="Shape 67455"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05227637" w14:textId="77777777" w:rsidR="00064EE2" w:rsidRDefault="00000000">
      <w:pPr>
        <w:ind w:left="-5" w:right="15"/>
      </w:pPr>
      <w:r>
        <w:t>PART TWO</w:t>
      </w:r>
    </w:p>
    <w:p w14:paraId="161DD30E" w14:textId="77777777" w:rsidR="00064EE2" w:rsidRDefault="00000000">
      <w:pPr>
        <w:spacing w:after="156"/>
        <w:ind w:left="-5" w:right="15"/>
      </w:pPr>
      <w:r>
        <w:t>The System</w:t>
      </w:r>
    </w:p>
    <w:p w14:paraId="113686F9"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14DABF3F" wp14:editId="26E788A3">
                <wp:extent cx="4279392" cy="5715"/>
                <wp:effectExtent l="0" t="0" r="0" b="0"/>
                <wp:docPr id="57642" name="Group 57642"/>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456" name="Shape 67456"/>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7642" style="width:336.96pt;height:0.450012pt;mso-position-horizontal-relative:char;mso-position-vertical-relative:line" coordsize="42793,57">
                <v:shape id="Shape 67457"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73E4AB7C" w14:textId="77777777" w:rsidR="00064EE2" w:rsidRDefault="00000000">
      <w:pPr>
        <w:ind w:left="-5" w:right="15"/>
      </w:pPr>
      <w:r>
        <w:t>CHAPTER SIX</w:t>
      </w:r>
      <w:r>
        <w:br w:type="page"/>
      </w:r>
    </w:p>
    <w:p w14:paraId="2693BA9F" w14:textId="77777777" w:rsidR="00064EE2" w:rsidRDefault="00000000">
      <w:pPr>
        <w:pStyle w:val="Heading1"/>
        <w:ind w:left="-5"/>
      </w:pPr>
      <w:r>
        <w:t>The Scripture Engine</w:t>
      </w:r>
    </w:p>
    <w:p w14:paraId="0C6B21EF" w14:textId="77777777" w:rsidR="00064EE2" w:rsidRDefault="00000000">
      <w:pPr>
        <w:spacing w:after="0" w:line="402" w:lineRule="auto"/>
        <w:ind w:left="-5" w:right="2309"/>
      </w:pPr>
      <w:commentRangeStart w:id="25"/>
      <w:r>
        <w:t>How Ancient Stories Became Operating Instructions A story does not have to be false to be used.</w:t>
      </w:r>
      <w:commentRangeEnd w:id="25"/>
      <w:r>
        <w:rPr>
          <w:rStyle w:val="CommentReference"/>
        </w:rPr>
        <w:commentReference w:id="25"/>
      </w:r>
    </w:p>
    <w:p w14:paraId="05017BD6" w14:textId="77777777" w:rsidR="00064EE2" w:rsidRDefault="00000000">
      <w:pPr>
        <w:spacing w:after="121"/>
        <w:ind w:left="-5"/>
      </w:pPr>
      <w:r>
        <w:rPr>
          <w:i/>
        </w:rPr>
        <w:t>Four stories are read for what they install rather than what they mean. The flood shows who gains authority by declaring a world finished. Joseph shows how a true forecast becomes ownership of the channel everyone must pass through. Abraham shows what is being measured when obedience is tested against contradiction. And the words spoken against middlemen produce a new middleman, because somebody has to keep them.</w:t>
      </w:r>
    </w:p>
    <w:p w14:paraId="24F86216" w14:textId="77777777" w:rsidR="00064EE2" w:rsidRDefault="00000000">
      <w:pPr>
        <w:spacing w:after="259"/>
        <w:ind w:left="-5" w:right="15"/>
      </w:pPr>
      <w:r>
        <w:t>I am not telling you these stories are false. I am doing something different: asking not what they mean spiritually, but how they function structurally.</w:t>
      </w:r>
    </w:p>
    <w:p w14:paraId="67D7B94F"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1B71AA43" wp14:editId="729D8608">
                <wp:simplePos x="0" y="0"/>
                <wp:positionH relativeFrom="column">
                  <wp:posOffset>237744</wp:posOffset>
                </wp:positionH>
                <wp:positionV relativeFrom="paragraph">
                  <wp:posOffset>-23100</wp:posOffset>
                </wp:positionV>
                <wp:extent cx="14288" cy="546278"/>
                <wp:effectExtent l="0" t="0" r="0" b="0"/>
                <wp:wrapSquare wrapText="bothSides"/>
                <wp:docPr id="57583" name="Group 57583"/>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458" name="Shape 67458"/>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7583" style="width:1.125pt;height:43.014pt;position:absolute;mso-position-horizontal-relative:text;mso-position-horizontal:absolute;margin-left:18.72pt;mso-position-vertical-relative:text;margin-top:-1.81894pt;" coordsize="142,5462">
                <v:shape id="Shape 67459"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A story can be spiritually true and also function as a control mechanism. These are not mutually exclusive. A room can be beautiful and also be designed to make you feel small. Both things can be true at once.</w:t>
      </w:r>
    </w:p>
    <w:p w14:paraId="59ED0B4D" w14:textId="77777777" w:rsidR="00064EE2" w:rsidRDefault="00000000">
      <w:pPr>
        <w:pStyle w:val="Heading2"/>
        <w:ind w:left="-5"/>
      </w:pPr>
      <w:r>
        <w:t>Noah, Who Gets to Rewrite the World</w:t>
      </w:r>
    </w:p>
    <w:p w14:paraId="75D76F9F" w14:textId="77777777" w:rsidR="00064EE2" w:rsidRDefault="00000000">
      <w:pPr>
        <w:ind w:left="-5" w:right="15"/>
      </w:pPr>
      <w:r>
        <w:t>Flood stories appear across the ancient world. The version in Genesis carries a structure that has proved almost impossible to kill: the world is corrupt beyond repair, destruction is no longer a risk but a verdict, one household is warned in advance, and survival depends on instructions available only through the authority issuing the warning.</w:t>
      </w:r>
    </w:p>
    <w:p w14:paraId="64E2211E" w14:textId="77777777" w:rsidR="00064EE2" w:rsidRDefault="00000000">
      <w:pPr>
        <w:ind w:left="-5" w:right="15"/>
      </w:pPr>
      <w:r>
        <w:t>The rain is not the mechanism. The mechanism is already running before the first drop falls.</w:t>
      </w:r>
    </w:p>
    <w:p w14:paraId="521D6D90" w14:textId="77777777" w:rsidR="00064EE2" w:rsidRDefault="00000000">
      <w:pPr>
        <w:ind w:left="-5" w:right="15"/>
      </w:pPr>
      <w:r>
        <w:t>Someone has declared the whole world irredeemable. Someone has decided ordinary correction is off the table. Someone knows what is coming, who may be spared, what vessel will carry them, and when the door must close. Everyone outside that channel keeps living inside the old map, unaware the territory has already been sentenced.</w:t>
      </w:r>
    </w:p>
    <w:p w14:paraId="4E011C35" w14:textId="77777777" w:rsidR="00064EE2" w:rsidRDefault="00000000">
      <w:pPr>
        <w:ind w:left="-5" w:right="15"/>
      </w:pPr>
      <w:r>
        <w:t>That structure installs three ideas.</w:t>
      </w:r>
    </w:p>
    <w:p w14:paraId="1BA3F080" w14:textId="77777777" w:rsidR="00064EE2" w:rsidRDefault="00000000">
      <w:pPr>
        <w:ind w:left="-5" w:right="15"/>
      </w:pPr>
      <w:r>
        <w:t>The first is total diagnosis. The corruption is not local or repairable. It has reached everything. Once the diagnosis goes total, ordinary objections lose their footing. You do not negotiate with a flood, and you do not ask whether something smaller might have worked. The announced scale of the threat makes the scale of the remedy look inevitable.</w:t>
      </w:r>
    </w:p>
    <w:p w14:paraId="7B4E30C5" w14:textId="77777777" w:rsidR="00064EE2" w:rsidRDefault="00000000">
      <w:pPr>
        <w:ind w:left="-5" w:right="15"/>
      </w:pPr>
      <w:r>
        <w:t>The second is exclusive warning. Noah is not simply more righteous than his neighbors. He has information they do not have and instructions they never received. The line between survival and destruction is no longer only conduct. It is access to the correct map before the event begins.</w:t>
      </w:r>
    </w:p>
    <w:p w14:paraId="01B1E058" w14:textId="77777777" w:rsidR="00064EE2" w:rsidRDefault="00000000">
      <w:pPr>
        <w:ind w:left="-5" w:right="15"/>
      </w:pPr>
      <w:r>
        <w:t>The third is survival as proof. When the water recedes, the survivors have not merely stayed alive. Their survival appears to certify that the warning was true, the selection was just, and the instructions were right. The remnant inherits the territory and the authority to explain what happened to it.</w:t>
      </w:r>
    </w:p>
    <w:p w14:paraId="1FF83D4D" w14:textId="77777777" w:rsidR="00064EE2" w:rsidRDefault="00000000">
      <w:pPr>
        <w:ind w:left="-5" w:right="15"/>
      </w:pPr>
      <w:r>
        <w:t>That is where a catastrophe becomes a reset protocol. The old world is erased. The chosen remnant crosses the break. A covenant sets the new terms. The people who step out of the vessel become the ancestors, the interpreters, and the licensed carriers of whatever comes next.</w:t>
      </w:r>
    </w:p>
    <w:p w14:paraId="115488B2" w14:textId="77777777" w:rsidR="00064EE2" w:rsidRDefault="00000000">
      <w:pPr>
        <w:ind w:left="-5" w:right="15"/>
      </w:pPr>
      <w:r>
        <w:t>None of this requires that a later government secretly copied Noah. The pattern needs no planner. Every large enough crisis generates the same questions on its own. Who gets to declare the old order finished? Who holds the warning? Who writes the emergency instructions? Who do they protect? And who gets to define the world that follows?</w:t>
      </w:r>
    </w:p>
    <w:p w14:paraId="730CD759" w14:textId="77777777" w:rsidR="00064EE2" w:rsidRDefault="00000000">
      <w:pPr>
        <w:spacing w:after="0"/>
        <w:ind w:left="-5" w:right="15"/>
      </w:pPr>
      <w:r>
        <w:t>Apply the Flip. A rescue can be real and the rescuers can still inherit authority from it. A crisis can be genuine and the instructions can still concentrate power.</w:t>
      </w:r>
    </w:p>
    <w:p w14:paraId="4EAE647F" w14:textId="77777777" w:rsidR="00064EE2" w:rsidRDefault="00000000">
      <w:pPr>
        <w:spacing w:after="259"/>
        <w:ind w:left="-5" w:right="15"/>
      </w:pPr>
      <w:r>
        <w:t>Both things can be true at once, which is exactly why the flood story is still alive. Its deepest instruction was never obey or die. It is this:</w:t>
      </w:r>
    </w:p>
    <w:p w14:paraId="13523D06" w14:textId="77777777" w:rsidR="00064EE2" w:rsidRDefault="00000000">
      <w:pPr>
        <w:spacing w:after="0"/>
        <w:ind w:left="384" w:right="261"/>
      </w:pP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202BDBDE" wp14:editId="4D9E89F9">
                <wp:simplePos x="0" y="0"/>
                <wp:positionH relativeFrom="column">
                  <wp:posOffset>237744</wp:posOffset>
                </wp:positionH>
                <wp:positionV relativeFrom="paragraph">
                  <wp:posOffset>-23099</wp:posOffset>
                </wp:positionV>
                <wp:extent cx="14288" cy="364186"/>
                <wp:effectExtent l="0" t="0" r="0" b="0"/>
                <wp:wrapSquare wrapText="bothSides"/>
                <wp:docPr id="57753" name="Group 57753"/>
                <wp:cNvGraphicFramePr/>
                <a:graphic xmlns:a="http://schemas.openxmlformats.org/drawingml/2006/main">
                  <a:graphicData uri="http://schemas.microsoft.com/office/word/2010/wordprocessingGroup">
                    <wpg:wgp>
                      <wpg:cNvGrpSpPr/>
                      <wpg:grpSpPr>
                        <a:xfrm>
                          <a:off x="0" y="0"/>
                          <a:ext cx="14288" cy="364186"/>
                          <a:chOff x="0" y="0"/>
                          <a:chExt cx="14288" cy="364186"/>
                        </a:xfrm>
                      </wpg:grpSpPr>
                      <wps:wsp>
                        <wps:cNvPr id="67460" name="Shape 67460"/>
                        <wps:cNvSpPr/>
                        <wps:spPr>
                          <a:xfrm>
                            <a:off x="0" y="0"/>
                            <a:ext cx="14288" cy="364186"/>
                          </a:xfrm>
                          <a:custGeom>
                            <a:avLst/>
                            <a:gdLst/>
                            <a:ahLst/>
                            <a:cxnLst/>
                            <a:rect l="0" t="0" r="0" b="0"/>
                            <a:pathLst>
                              <a:path w="14288" h="364186">
                                <a:moveTo>
                                  <a:pt x="0" y="0"/>
                                </a:moveTo>
                                <a:lnTo>
                                  <a:pt x="14288" y="0"/>
                                </a:lnTo>
                                <a:lnTo>
                                  <a:pt x="14288" y="364186"/>
                                </a:lnTo>
                                <a:lnTo>
                                  <a:pt x="0" y="364186"/>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7753" style="width:1.125pt;height:28.676pt;position:absolute;mso-position-horizontal-relative:text;mso-position-horizontal:absolute;margin-left:18.72pt;mso-position-vertical-relative:text;margin-top:-1.81891pt;" coordsize="142,3641">
                <v:shape id="Shape 67461" style="position:absolute;width:142;height:3641;left:0;top:0;" coordsize="14288,364186" path="m0,0l14288,0l14288,364186l0,364186l0,0">
                  <v:stroke weight="0pt" endcap="flat" joinstyle="miter" miterlimit="10" on="false" color="#000000" opacity="0"/>
                  <v:fill on="true" color="#999999"/>
                </v:shape>
                <w10:wrap type="square"/>
              </v:group>
            </w:pict>
          </mc:Fallback>
        </mc:AlternateContent>
      </w:r>
      <w:r>
        <w:rPr>
          <w:i/>
          <w:color w:val="333333"/>
        </w:rPr>
        <w:t>Whoever controls the diagnosis of total collapse gains extraordinary power over the design of whatever replaces it.</w:t>
      </w:r>
    </w:p>
    <w:p w14:paraId="54FBBD56" w14:textId="77777777" w:rsidR="00064EE2" w:rsidRDefault="00000000">
      <w:pPr>
        <w:spacing w:after="372"/>
        <w:ind w:left="-5" w:right="15"/>
      </w:pPr>
      <w:r>
        <w:t>The water always leaves. The authority the ark produces can stay.</w:t>
      </w:r>
    </w:p>
    <w:p w14:paraId="589B61E2" w14:textId="77777777" w:rsidR="00064EE2" w:rsidRDefault="00000000">
      <w:pPr>
        <w:pStyle w:val="Heading2"/>
        <w:ind w:left="-5"/>
      </w:pPr>
      <w:r>
        <w:t>Joseph, The Interpreter Who Owns the Channel</w:t>
      </w:r>
    </w:p>
    <w:p w14:paraId="5C070C8B" w14:textId="77777777" w:rsidR="00064EE2" w:rsidRDefault="00000000">
      <w:pPr>
        <w:spacing w:after="3"/>
        <w:ind w:left="-5" w:right="15"/>
      </w:pPr>
      <w:r>
        <w:t>Joseph begins with dreams no one around him can use. His brothers hear vanity.</w:t>
      </w:r>
    </w:p>
    <w:p w14:paraId="15790A7D" w14:textId="77777777" w:rsidR="00064EE2" w:rsidRDefault="00000000">
      <w:pPr>
        <w:ind w:left="-5" w:right="15"/>
      </w:pPr>
      <w:r>
        <w:t>His father hears something worth keeping. In Egypt the same gift turns political: Pharaoh dreams of abundance and famine, and Joseph does more than read the images. He converts them into policy. Seven years of surplus, collected. Storage, centralized. Distribution, administered when the scarcity arrives.</w:t>
      </w:r>
    </w:p>
    <w:p w14:paraId="5F9416A7" w14:textId="77777777" w:rsidR="00064EE2" w:rsidRDefault="00000000">
      <w:pPr>
        <w:ind w:left="-5" w:right="15"/>
      </w:pPr>
      <w:r>
        <w:t>The progression is exact. Private sign, then accepted reading, then public forecast, then institutional office, then control of the survival channel.</w:t>
      </w:r>
    </w:p>
    <w:p w14:paraId="4F35FC2E" w14:textId="77777777" w:rsidR="00064EE2" w:rsidRDefault="00000000">
      <w:pPr>
        <w:ind w:left="-5" w:right="15"/>
      </w:pPr>
      <w:r>
        <w:t>The dream establishes foresight. The famine appears to confirm it. But the durable part sits between them: the interpreter becomes the administrator of the future he interpreted.</w:t>
      </w:r>
    </w:p>
    <w:p w14:paraId="65183FAF" w14:textId="77777777" w:rsidR="00064EE2" w:rsidRDefault="00000000">
      <w:pPr>
        <w:ind w:left="-5" w:right="15"/>
      </w:pPr>
      <w:r>
        <w:t>Joseph does save lives, and the text is plain about that. Grain was stored because someone saw the crisis coming, and people who would have starved are fed. The same chapters describe an extraordinary transfer of power. The people’s money runs out, and they trade livestock for grain. The livestock goes, and they trade land. The land passes to Pharaoh, and the population enters a new relationship with the state.</w:t>
      </w:r>
    </w:p>
    <w:p w14:paraId="6E5007A5" w14:textId="77777777" w:rsidR="00064EE2" w:rsidRDefault="00000000">
      <w:pPr>
        <w:ind w:left="-5" w:right="15"/>
      </w:pPr>
      <w:r>
        <w:t>The rescue and the centralization are not rival readings. They happen in the same story.</w:t>
      </w:r>
    </w:p>
    <w:p w14:paraId="0F423470" w14:textId="77777777" w:rsidR="00064EE2" w:rsidRDefault="00000000">
      <w:pPr>
        <w:ind w:left="-5" w:right="15"/>
      </w:pPr>
      <w:r>
        <w:t>That is what makes Joseph more useful than a hero or a villain. He shows how a real emergency can justify a real rescue and still rewrite who owns everything. No fake famine is needed. No wicked administrator is needed. Scarcity supplies the leverage by itself.</w:t>
      </w:r>
    </w:p>
    <w:p w14:paraId="79E26AF3" w14:textId="77777777" w:rsidR="00064EE2" w:rsidRDefault="00000000">
      <w:pPr>
        <w:ind w:left="-5" w:right="15"/>
      </w:pPr>
      <w:r>
        <w:t>The Scripture Engine files the outcome under providence. Joseph’s suffering led him to Egypt. His gift set him before Pharaoh. His reading saved the country. His family was preserved. Every step reads as evidence the arrangement was guided.</w:t>
      </w:r>
    </w:p>
    <w:p w14:paraId="7E2DEA4E" w14:textId="77777777" w:rsidR="00064EE2" w:rsidRDefault="00000000">
      <w:pPr>
        <w:ind w:left="-5" w:right="15"/>
      </w:pPr>
      <w:commentRangeStart w:id="26"/>
      <w:r>
        <w:t xml:space="preserve">Now run the Flip, and stand where the population stands. The man who correctly called the shortage now controls the reserve. The office that controls the reserve names the terms of access. Each round of desperation moves another layer of independence toward the center. By the end, the channel has not only handed out grain. </w:t>
      </w:r>
      <w:del w:id="9052" w:author="Perplexity Computer" w:date="2026-08-23T11:00:00Z">
        <w:r>
          <w:delText>It has reorganised the territory the grain moves through.</w:delText>
        </w:r>
      </w:del>
      <w:ins w:id="9053" w:author="Perplexity Computer" w:date="2026-08-23T11:00:00Z">
        <w:r>
          <w:t>It has reorganized the territory the grain moves through.</w:t>
        </w:r>
      </w:ins>
      <w:commentRangeEnd w:id="26"/>
      <w:r>
        <w:rPr>
          <w:rStyle w:val="CommentReference"/>
        </w:rPr>
        <w:commentReference w:id="26"/>
      </w:r>
    </w:p>
    <w:p w14:paraId="4282A042" w14:textId="77777777" w:rsidR="00064EE2" w:rsidRDefault="00000000">
      <w:pPr>
        <w:spacing w:after="259"/>
        <w:ind w:left="-5" w:right="15"/>
      </w:pPr>
      <w:r>
        <w:t>This needs no coat of many colors and no supernatural dream. It shows up wherever prediction and administration become the same office. The forecast can be accurate, the emergency real, the intervention genuinely lifesaving, and the institution that runs it can still walk away holding more than it started with.</w:t>
      </w:r>
    </w:p>
    <w:p w14:paraId="284AC970"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561FE362" wp14:editId="2062FCD9">
                <wp:simplePos x="0" y="0"/>
                <wp:positionH relativeFrom="column">
                  <wp:posOffset>237744</wp:posOffset>
                </wp:positionH>
                <wp:positionV relativeFrom="paragraph">
                  <wp:posOffset>-23098</wp:posOffset>
                </wp:positionV>
                <wp:extent cx="14288" cy="364185"/>
                <wp:effectExtent l="0" t="0" r="0" b="0"/>
                <wp:wrapSquare wrapText="bothSides"/>
                <wp:docPr id="57721" name="Group 57721"/>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462" name="Shape 67462"/>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7721" style="width:1.125pt;height:28.676pt;position:absolute;mso-position-horizontal-relative:text;mso-position-horizontal:absolute;margin-left:18.72pt;mso-position-vertical-relative:text;margin-top:-1.81886pt;" coordsize="142,3641">
                <v:shape id="Shape 67463"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Whoever sees the shortage first can end up owning not just the stored resource but everyone forced to pass through the channel to reach it.</w:t>
      </w:r>
    </w:p>
    <w:p w14:paraId="581E8FC6" w14:textId="77777777" w:rsidR="00064EE2" w:rsidRDefault="00000000">
      <w:pPr>
        <w:ind w:left="-5" w:right="15"/>
      </w:pPr>
      <w:r>
        <w:t>The dream gives the interpreter authority. The famine turns authority into infrastructure. Once the channel exists, everyone who needs grain has to enter it.</w:t>
      </w:r>
    </w:p>
    <w:p w14:paraId="277E80B7" w14:textId="77777777" w:rsidR="00064EE2" w:rsidRDefault="00000000">
      <w:pPr>
        <w:spacing w:after="370"/>
        <w:ind w:left="-5" w:right="15"/>
      </w:pPr>
      <w:r>
        <w:t>If that shape looks familiar, it should. It is what a virus does to a cell, and Book Two walks through the biology in detail: no metabolism of its own, no capacity to build anything, and a talent for reaching the controls of a machine somebody else maintains.</w:t>
      </w:r>
    </w:p>
    <w:p w14:paraId="3B1CA188" w14:textId="77777777" w:rsidR="00064EE2" w:rsidRDefault="00000000">
      <w:pPr>
        <w:pStyle w:val="Heading2"/>
        <w:ind w:left="-5"/>
      </w:pPr>
      <w:r>
        <w:t>Abraham and Isaac, The Oath That Survives the Knife</w:t>
      </w:r>
    </w:p>
    <w:p w14:paraId="546DA8F5" w14:textId="77777777" w:rsidR="00064EE2" w:rsidRDefault="00000000">
      <w:pPr>
        <w:ind w:left="-5" w:right="15"/>
      </w:pPr>
      <w:r>
        <w:t>The binding of Isaac opens on a contradiction. Abraham has been promised a covenant carried on through his son. Then the same authority that made the promise orders him to put that son on an altar. The command appears to destroy its own future.</w:t>
      </w:r>
    </w:p>
    <w:p w14:paraId="0DF7B4F2" w14:textId="77777777" w:rsidR="00064EE2" w:rsidRDefault="00000000">
      <w:pPr>
        <w:ind w:left="-5" w:right="15"/>
      </w:pPr>
      <w:r>
        <w:t>That is why the story does not reduce to ordinary obedience. Abraham is not asked to give up something merely precious. He is asked to lay the promise itself on the stone.</w:t>
      </w:r>
    </w:p>
    <w:p w14:paraId="72E557A4" w14:textId="77777777" w:rsidR="00064EE2" w:rsidRDefault="00000000">
      <w:pPr>
        <w:ind w:left="-5" w:right="15"/>
      </w:pPr>
      <w:r>
        <w:t>The familiar reading is trust: Abraham believes the contradiction will somehow resolve. The structural reading asks what kind of loyalty the story crowns as highest. The answer is readiness.</w:t>
      </w:r>
    </w:p>
    <w:p w14:paraId="63602377" w14:textId="77777777" w:rsidR="00064EE2" w:rsidRDefault="00000000">
      <w:pPr>
        <w:ind w:left="-5" w:right="15"/>
      </w:pPr>
      <w:r>
        <w:t>Abraham never completes the sacrifice. The knife stops. Isaac lives. But the blessing that follows attaches to his demonstrated willingness to proceed, because you have done this, and have not withheld your son. The reprieve does not erase the test. It certifies what the test measured.</w:t>
      </w:r>
    </w:p>
    <w:p w14:paraId="7A3D73DA" w14:textId="77777777" w:rsidR="00064EE2" w:rsidRDefault="00000000">
      <w:pPr>
        <w:ind w:left="-5" w:right="15"/>
      </w:pPr>
      <w:r>
        <w:t>Three features make this the strongest Bolt in scripture.</w:t>
      </w:r>
    </w:p>
    <w:p w14:paraId="22927A6B" w14:textId="77777777" w:rsidR="00064EE2" w:rsidRDefault="00000000">
      <w:pPr>
        <w:ind w:left="-5" w:right="15"/>
      </w:pPr>
      <w:r>
        <w:t>The first is obedience under contradiction. The command cuts against the promise, and no explanation is offered to be understood first. Loyalty is proven by moving while the contradiction is still standing.</w:t>
      </w:r>
    </w:p>
    <w:p w14:paraId="686F1709" w14:textId="77777777" w:rsidR="00064EE2" w:rsidRDefault="00000000">
      <w:pPr>
        <w:ind w:left="-5" w:right="15"/>
      </w:pPr>
      <w:r>
        <w:t>The second is the sacred object as collateral. Isaac is not incidental to the covenant. He is the named vehicle through which it is supposed to continue. The test establishes that nothing previously declared sacred is exempt from being demanded back by the authority that declared it sacred.</w:t>
      </w:r>
    </w:p>
    <w:p w14:paraId="08D3AF01" w14:textId="77777777" w:rsidR="00064EE2" w:rsidRDefault="00000000">
      <w:pPr>
        <w:ind w:left="-5" w:right="15"/>
      </w:pPr>
      <w:r>
        <w:t>The third is relief as ratification. The ram appears. The child is spared. The unbearable price is not finally collected, and that mercy can make the whole structure feel gentle without touching the premise that the knife had to be raised at all.</w:t>
      </w:r>
    </w:p>
    <w:p w14:paraId="3BED8112" w14:textId="77777777" w:rsidR="00064EE2" w:rsidRDefault="00000000">
      <w:pPr>
        <w:spacing w:after="242"/>
        <w:ind w:left="-5" w:right="15"/>
      </w:pPr>
      <w:r>
        <w:t>That is why the story stays active in places where no one dreams of repeating its literal act. The sacrifice only changes form. A person is asked to set family, livelihood, reputation, belonging, or conscience beneath an institutional command. The demand usually stops short of taking everything. The career survives. The family holds. The member is welcomed back. A substitute turns up in the thicket. But the governing agreement has already been tested:</w:t>
      </w:r>
    </w:p>
    <w:p w14:paraId="217D62DD" w14:textId="77777777" w:rsidR="00064EE2" w:rsidRDefault="00000000">
      <w:pPr>
        <w:tabs>
          <w:tab w:val="center" w:pos="427"/>
          <w:tab w:val="center" w:pos="3528"/>
        </w:tabs>
        <w:spacing w:after="283"/>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108AC6EF" wp14:editId="36FE77D8">
                <wp:extent cx="14288" cy="182093"/>
                <wp:effectExtent l="0" t="0" r="0" b="0"/>
                <wp:docPr id="57909" name="Group 57909"/>
                <wp:cNvGraphicFramePr/>
                <a:graphic xmlns:a="http://schemas.openxmlformats.org/drawingml/2006/main">
                  <a:graphicData uri="http://schemas.microsoft.com/office/word/2010/wordprocessingGroup">
                    <wpg:wgp>
                      <wpg:cNvGrpSpPr/>
                      <wpg:grpSpPr>
                        <a:xfrm>
                          <a:off x="0" y="0"/>
                          <a:ext cx="14288" cy="182093"/>
                          <a:chOff x="0" y="0"/>
                          <a:chExt cx="14288" cy="182093"/>
                        </a:xfrm>
                      </wpg:grpSpPr>
                      <wps:wsp>
                        <wps:cNvPr id="67464" name="Shape 67464"/>
                        <wps:cNvSpPr/>
                        <wps:spPr>
                          <a:xfrm>
                            <a:off x="0" y="0"/>
                            <a:ext cx="14288" cy="182093"/>
                          </a:xfrm>
                          <a:custGeom>
                            <a:avLst/>
                            <a:gdLst/>
                            <a:ahLst/>
                            <a:cxnLst/>
                            <a:rect l="0" t="0" r="0" b="0"/>
                            <a:pathLst>
                              <a:path w="14288" h="182093">
                                <a:moveTo>
                                  <a:pt x="0" y="0"/>
                                </a:moveTo>
                                <a:lnTo>
                                  <a:pt x="14288" y="0"/>
                                </a:lnTo>
                                <a:lnTo>
                                  <a:pt x="14288" y="182093"/>
                                </a:lnTo>
                                <a:lnTo>
                                  <a:pt x="0" y="18209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7909" style="width:1.125pt;height:14.338pt;mso-position-horizontal-relative:char;mso-position-vertical-relative:line" coordsize="142,1820">
                <v:shape id="Shape 67465" style="position:absolute;width:142;height:1820;left:0;top:0;" coordsize="14288,182093" path="m0,0l14288,0l14288,182093l0,182093l0,0">
                  <v:stroke weight="0pt" endcap="flat" joinstyle="miter" miterlimit="10" on="false" color="#000000" opacity="0"/>
                  <v:fill on="true" color="#999999"/>
                </v:shape>
              </v:group>
            </w:pict>
          </mc:Fallback>
        </mc:AlternateContent>
      </w:r>
      <w:r>
        <w:rPr>
          <w:i/>
          <w:color w:val="333333"/>
        </w:rPr>
        <w:tab/>
        <w:t>When the highest authority speaks, does your own judgment keep a veto?</w:t>
      </w:r>
    </w:p>
    <w:p w14:paraId="62466B29" w14:textId="77777777" w:rsidR="00064EE2" w:rsidRDefault="00000000">
      <w:pPr>
        <w:ind w:left="-5" w:right="15"/>
      </w:pPr>
      <w:r>
        <w:t>The danger is not devotion. Every serious commitment eventually costs something. Parents sacrifice for children, friends for each other, people for principles they examined and chose. The danger begins the moment willingness to sacrifice becomes proof of loyalty precisely because the demand cannot be independently justified. Then the cost stops being evidence that the commitment matters and starts being evidence that the authority is entitled to command it.</w:t>
      </w:r>
    </w:p>
    <w:p w14:paraId="4289EA8C" w14:textId="77777777" w:rsidR="00064EE2" w:rsidRDefault="00000000">
      <w:pPr>
        <w:ind w:left="-5" w:right="15"/>
      </w:pPr>
      <w:r>
        <w:t>The spiritual reading is trust. The institutional use is colder: a model in which hesitation reads as defect, opacity makes the test more sacred, and the willingness to lose what you love most becomes the final credential for staying among the chosen.</w:t>
      </w:r>
    </w:p>
    <w:p w14:paraId="3FF7D0DB" w14:textId="77777777" w:rsidR="00064EE2" w:rsidRDefault="00000000">
      <w:pPr>
        <w:spacing w:after="372"/>
        <w:ind w:left="-5" w:right="15"/>
      </w:pPr>
      <w:r>
        <w:t>The knife is stopped. The hierarchy the knife exposed goes right on standing.</w:t>
      </w:r>
    </w:p>
    <w:p w14:paraId="21142CCA" w14:textId="77777777" w:rsidR="00064EE2" w:rsidRDefault="00000000">
      <w:pPr>
        <w:pStyle w:val="Heading2"/>
        <w:ind w:left="-5"/>
      </w:pPr>
      <w:r>
        <w:t>Jesus, Read in His Own Century</w:t>
      </w:r>
    </w:p>
    <w:p w14:paraId="1E0702F3" w14:textId="77777777" w:rsidR="00064EE2" w:rsidRDefault="00000000">
      <w:pPr>
        <w:ind w:left="-5" w:right="15"/>
      </w:pPr>
      <w:r>
        <w:t>Before anything can be said about what happened to the words after he died, it is worth knowing what they were doing while he was alive, because the setting has been quietly removed from most of them.</w:t>
      </w:r>
    </w:p>
    <w:p w14:paraId="0E08D549" w14:textId="77777777" w:rsidR="00064EE2" w:rsidRDefault="00000000">
      <w:pPr>
        <w:ind w:left="-5" w:right="15"/>
      </w:pPr>
      <w:r>
        <w:t>He lived and died under military occupation. Judea was a Roman province. The taxes went to Rome, the governor was appointed by Rome, the temple leadership served at Rome’s convenience, and crucifixion was a Roman penalty used mainly for sedition. He was not executed by a religious court. He was executed by the state, on a political charge, with the charge posted above his head.</w:t>
      </w:r>
    </w:p>
    <w:p w14:paraId="03EAFD0F" w14:textId="77777777" w:rsidR="00064EE2" w:rsidRDefault="00000000">
      <w:pPr>
        <w:ind w:left="-5" w:right="15"/>
      </w:pPr>
      <w:r>
        <w:t>Put one saying back in that room. Render unto Caesar is usually quoted to mean pay your taxes and stay out of politics. Watch the actual scene. He is asked a trap question and does not answer it. He asks them to produce the coin, and they do, inside the temple, and the coin carries Caesar’s image and an inscription naming him son of the divine Augustus. Before a word is said about taxation, his questioners have taken a graven image bearing a claim of divinity out of their own pockets, in public. Then he asks whose image it is and lets them answer.</w:t>
      </w:r>
    </w:p>
    <w:p w14:paraId="68FACA04" w14:textId="77777777" w:rsidR="00064EE2" w:rsidRDefault="00000000">
      <w:pPr>
        <w:spacing w:after="259"/>
        <w:ind w:left="-5" w:right="15"/>
      </w:pPr>
      <w:r>
        <w:t>Walter Wink offered an influential reading of several other sayings in the same way. In his reconstruction, the second mile exploits limits on Roman forced labor, the left cheek disrupts the social grammar of a superior’s backhanded strike, and surrendering the undergarment in a debt dispute publicly exposes the creditor. Other historians dispute parts of that reconstruction, so this book uses it as an interpretive model rather than settled first-century fact. [10]</w:t>
      </w:r>
    </w:p>
    <w:p w14:paraId="7824E3AD"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5B487C13" wp14:editId="06CCC03E">
                <wp:simplePos x="0" y="0"/>
                <wp:positionH relativeFrom="column">
                  <wp:posOffset>237744</wp:posOffset>
                </wp:positionH>
                <wp:positionV relativeFrom="paragraph">
                  <wp:posOffset>-23099</wp:posOffset>
                </wp:positionV>
                <wp:extent cx="14288" cy="546278"/>
                <wp:effectExtent l="0" t="0" r="0" b="0"/>
                <wp:wrapSquare wrapText="bothSides"/>
                <wp:docPr id="57758" name="Group 57758"/>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466" name="Shape 67466"/>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7758" style="width:1.125pt;height:43.014pt;position:absolute;mso-position-horizontal-relative:text;mso-position-horizontal:absolute;margin-left:18.72pt;mso-position-vertical-relative:text;margin-top:-1.81888pt;" coordsize="142,5462">
                <v:shape id="Shape 67467"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In Wink’s reading, these are neither passivity nor violence. They are a third move: exposure, using an instrument of control in a way that makes the mechanism visible.</w:t>
      </w:r>
    </w:p>
    <w:p w14:paraId="3A3F5717" w14:textId="77777777" w:rsidR="00064EE2" w:rsidRDefault="00000000">
      <w:pPr>
        <w:ind w:left="-5" w:right="15"/>
      </w:pPr>
      <w:r>
        <w:t>The vocabulary works the same way. Son of God, Lord, Savior, and the good news itself, euangelion, were imperial words, used for Caesar and for imperial proclamations. Applying every one of them to an executed provincial laborer was not devotional language in that century. It was substitution, and everyone hearing it knew whose words were being taken.</w:t>
      </w:r>
    </w:p>
    <w:p w14:paraId="2AFCCEEB" w14:textId="77777777" w:rsidR="00064EE2" w:rsidRDefault="00000000">
      <w:pPr>
        <w:spacing w:after="0"/>
        <w:ind w:left="-5" w:right="15"/>
      </w:pPr>
      <w:commentRangeStart w:id="27"/>
      <w:r>
        <w:t xml:space="preserve">That is as far as this chapter goes with it. The full reading of the red words as a designed system, rather than a quote collection, </w:t>
      </w:r>
      <w:del w:id="9054" w:author="Perplexity Computer" w:date="2026-08-23T11:00:00Z">
        <w:r>
          <w:delText>is the subject of a separate book,</w:delText>
        </w:r>
      </w:del>
      <w:ins w:id="9055" w:author="Perplexity Computer" w:date="2026-08-23T11:00:00Z">
        <w:r>
          <w:t>is the subject of a separate book, The Unownable Center, and it does not belong here.</w:t>
        </w:r>
      </w:ins>
      <w:commentRangeEnd w:id="27"/>
      <w:r>
        <w:rPr>
          <w:rStyle w:val="CommentReference"/>
        </w:rPr>
        <w:commentReference w:id="27"/>
      </w:r>
    </w:p>
    <w:p w14:paraId="3F9AE4BD" w14:textId="77777777" w:rsidR="00064EE2" w:rsidRDefault="00000000">
      <w:pPr>
        <w:ind w:left="-5" w:right="15"/>
      </w:pPr>
      <w:r>
        <w:t>The Unownable Center, and it does not belong here. What matters for the Scripture Engine is only this: whatever those words were doing at the time, something very different happened to them afterward.</w:t>
      </w:r>
    </w:p>
    <w:p w14:paraId="3445F88F" w14:textId="77777777" w:rsidR="00064EE2" w:rsidRDefault="00000000">
      <w:pPr>
        <w:pStyle w:val="Heading2"/>
        <w:ind w:left="-5"/>
      </w:pPr>
      <w:r>
        <w:t>Jesus, When the Inversion Acquired an Institution</w:t>
      </w:r>
    </w:p>
    <w:p w14:paraId="7B5D4DE1" w14:textId="77777777" w:rsidR="00064EE2" w:rsidRDefault="00000000">
      <w:pPr>
        <w:ind w:left="-5" w:right="15"/>
      </w:pPr>
      <w:r>
        <w:t>The words attributed to Jesus keep reversing the direction authority normally runs. The first become last. The meek inherit. The person with no standing becomes the moral center of the story. The kingdom is not locked in a throne or a temple or a priestly office; it is within you, or among you, depending on the translation. The Sabbath is made for the human being, not the human being for the Sabbath.</w:t>
      </w:r>
    </w:p>
    <w:p w14:paraId="458198F7" w14:textId="77777777" w:rsidR="00064EE2" w:rsidRDefault="00000000">
      <w:pPr>
        <w:ind w:left="-5" w:right="15"/>
      </w:pPr>
      <w:r>
        <w:t>The hierarchy is not merely criticized. Its moral coordinates are turned upside down. That is the Alpha.</w:t>
      </w:r>
    </w:p>
    <w:p w14:paraId="17D608AF" w14:textId="77777777" w:rsidR="00064EE2" w:rsidRDefault="00000000">
      <w:pPr>
        <w:ind w:left="-5" w:right="15"/>
      </w:pPr>
      <w:commentRangeStart w:id="28"/>
      <w:r>
        <w:t xml:space="preserve">The Omega is one of the largest and most durable institutional systems in human history: churches, priesthoods, creeds, courts, property, </w:t>
      </w:r>
      <w:del w:id="9056" w:author="Perplexity Computer" w:date="2026-08-23T11:00:00Z">
        <w:r>
          <w:delText>authorised interpretations</w:delText>
        </w:r>
      </w:del>
      <w:ins w:id="9057" w:author="Perplexity Computer" w:date="2026-08-23T11:00:00Z">
        <w:r>
          <w:t>authorized interpretations</w:t>
        </w:r>
      </w:ins>
      <w:r>
        <w:t>, ranks, rites, governments, and claims of succession running two thousand years.</w:t>
      </w:r>
      <w:commentRangeEnd w:id="28"/>
      <w:r>
        <w:rPr>
          <w:rStyle w:val="CommentReference"/>
        </w:rPr>
        <w:commentReference w:id="28"/>
      </w:r>
    </w:p>
    <w:p w14:paraId="0917E9F5" w14:textId="77777777" w:rsidR="00064EE2" w:rsidRDefault="00000000">
      <w:pPr>
        <w:ind w:left="-5" w:right="15"/>
      </w:pPr>
      <w:r>
        <w:t>The question is not whether everything built in his name betrayed him, because that would be too easy. Institutions preserved the texts, carried the teachings, fed people, built hospitals, made art, and moved the story through centuries where it could otherwise have vanished. Those same institutions also acquired powers the teachings themselves place under open suspicion. Both things are true at once, and that is the Scripture Engine at full extension.</w:t>
      </w:r>
    </w:p>
    <w:p w14:paraId="7577214F" w14:textId="77777777" w:rsidR="00064EE2" w:rsidRDefault="00000000">
      <w:pPr>
        <w:ind w:left="-5" w:right="15"/>
      </w:pPr>
      <w:commentRangeStart w:id="29"/>
      <w:r>
        <w:t xml:space="preserve">Watch the conversion run. </w:t>
      </w:r>
      <w:del w:id="9058" w:author="Perplexity Computer" w:date="2026-08-23T11:00:00Z">
        <w:r>
          <w:delText>A living teacher confronts authorised interpretation.</w:delText>
        </w:r>
      </w:del>
      <w:ins w:id="9059" w:author="Perplexity Computer" w:date="2026-08-23T11:00:00Z">
        <w:r>
          <w:t>A living teacher confronts authorized interpretation.</w:t>
        </w:r>
      </w:ins>
      <w:r>
        <w:t xml:space="preserve"> The teacher dies. The teaching becomes memory. Memory becomes text. Text must be collected. Collection forces decisions about inclusion. A canon requires interpreters. Interpreters become offices. And the offices claim custody of the very teacher whose challenge to religious offices made him dangerous in the first place.</w:t>
      </w:r>
      <w:commentRangeEnd w:id="29"/>
      <w:r>
        <w:rPr>
          <w:rStyle w:val="CommentReference"/>
        </w:rPr>
        <w:commentReference w:id="29"/>
      </w:r>
    </w:p>
    <w:p w14:paraId="7645D493" w14:textId="77777777" w:rsidR="00064EE2" w:rsidRDefault="00000000">
      <w:pPr>
        <w:ind w:left="-5" w:right="15"/>
      </w:pPr>
      <w:commentRangeStart w:id="30"/>
      <w:r>
        <w:t xml:space="preserve">No conspiracy is required. Each step answers a real problem. How do you preserve the teaching? How do you tell an authentic account from an invented one? How do scattered communities settle a disagreement? How do you keep continuity once the witnesses die? Every solution creates a new seat from which someone can say: </w:t>
      </w:r>
      <w:del w:id="9060" w:author="Perplexity Computer" w:date="2026-08-23T11:00:00Z">
        <w:r>
          <w:delText>this is the authorised version</w:delText>
        </w:r>
      </w:del>
      <w:ins w:id="9061" w:author="Perplexity Computer" w:date="2026-08-23T11:00:00Z">
        <w:r>
          <w:t>this is the authorized version</w:t>
        </w:r>
      </w:ins>
      <w:r>
        <w:t>.</w:t>
      </w:r>
      <w:commentRangeEnd w:id="30"/>
      <w:r>
        <w:rPr>
          <w:rStyle w:val="CommentReference"/>
        </w:rPr>
        <w:commentReference w:id="30"/>
      </w:r>
    </w:p>
    <w:p w14:paraId="6FF8F56C" w14:textId="77777777" w:rsidR="00064EE2" w:rsidRDefault="00000000">
      <w:pPr>
        <w:ind w:left="-5" w:right="15"/>
      </w:pPr>
      <w:commentRangeStart w:id="31"/>
      <w:r>
        <w:t xml:space="preserve">That is the hinge. The institution never has to reject the founder. It gains power by presenting itself as the only reliable road back to him. </w:t>
      </w:r>
      <w:del w:id="9062" w:author="Perplexity Computer" w:date="2026-08-23T11:00:00Z">
        <w:r>
          <w:delText>The story authorises the institution</w:delText>
        </w:r>
      </w:del>
      <w:ins w:id="9063" w:author="Perplexity Computer" w:date="2026-08-23T11:00:00Z">
        <w:r>
          <w:t>The story authorizes the institution</w:t>
        </w:r>
      </w:ins>
      <w:r>
        <w:t>; the institution selects and protects the story; the protected story then appears to authorise the institution that selected it. The loop can run for centuries.</w:t>
      </w:r>
      <w:commentRangeEnd w:id="31"/>
      <w:r>
        <w:rPr>
          <w:rStyle w:val="CommentReference"/>
        </w:rPr>
        <w:commentReference w:id="31"/>
      </w:r>
    </w:p>
    <w:p w14:paraId="3CEC3156" w14:textId="77777777" w:rsidR="00064EE2" w:rsidRDefault="00000000">
      <w:pPr>
        <w:ind w:left="-5" w:right="15"/>
      </w:pPr>
      <w:r>
        <w:t>Portable sayings make it easier. Render unto Caesar. The poor you will always have with you. No one comes to the Father except through me. Cut loose from setting, speaker, and audience, a sentence becomes a tool light enough to carry anywhere. One institution uses it to resist power. Another uses the same tradition to bless it. The words hold still; the direction changes with the interpreter.</w:t>
      </w:r>
    </w:p>
    <w:p w14:paraId="4C2D88E2" w14:textId="77777777" w:rsidR="00064EE2" w:rsidRDefault="00000000">
      <w:pPr>
        <w:spacing w:after="259"/>
        <w:ind w:left="-5" w:right="15"/>
      </w:pPr>
      <w:r>
        <w:t>None of this is unique to Christianity. Every founder faces it once the movement outlives them. The challenge to the existing order becomes a tradition, the tradition grows custodians, the custodians become an order of their own, until defending the institution and defending the founder are treated as the same act. They are not always the same act. That is the gap this chapter is asking you to hold open.</w:t>
      </w:r>
    </w:p>
    <w:p w14:paraId="09E91B60"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77F7CE1B" wp14:editId="78AADBDD">
                <wp:simplePos x="0" y="0"/>
                <wp:positionH relativeFrom="column">
                  <wp:posOffset>237744</wp:posOffset>
                </wp:positionH>
                <wp:positionV relativeFrom="paragraph">
                  <wp:posOffset>-23100</wp:posOffset>
                </wp:positionV>
                <wp:extent cx="14288" cy="364185"/>
                <wp:effectExtent l="0" t="0" r="0" b="0"/>
                <wp:wrapSquare wrapText="bothSides"/>
                <wp:docPr id="57906" name="Group 57906"/>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468" name="Shape 67468"/>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7906" style="width:1.125pt;height:28.676pt;position:absolute;mso-position-horizontal-relative:text;mso-position-horizontal:absolute;margin-left:18.72pt;mso-position-vertical-relative:text;margin-top:-1.81894pt;" coordsize="142,3641">
                <v:shape id="Shape 67469"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commentRangeStart w:id="32"/>
      <w:r>
        <w:rPr>
          <w:i/>
          <w:color w:val="333333"/>
        </w:rPr>
        <w:t xml:space="preserve">A message that removes the gatekeeper can, </w:t>
      </w:r>
      <w:del w:id="9064" w:author="Perplexity Computer" w:date="2026-08-23T11:00:00Z">
        <w:r>
          <w:rPr>
            <w:i/>
            <w:color w:val="333333"/>
          </w:rPr>
          <w:delText>once canonised, become the foundation of a new gate</w:delText>
        </w:r>
      </w:del>
      <w:ins w:id="9065" w:author="Perplexity Computer" w:date="2026-08-23T11:00:00Z">
        <w:r>
          <w:rPr>
            <w:i/>
            <w:color w:val="333333"/>
          </w:rPr>
          <w:t>once canonized, become the foundation of a new gate</w:t>
        </w:r>
      </w:ins>
      <w:r>
        <w:rPr>
          <w:i/>
          <w:color w:val="333333"/>
        </w:rPr>
        <w:t>.</w:t>
      </w:r>
      <w:commentRangeEnd w:id="32"/>
      <w:r>
        <w:rPr>
          <w:rStyle w:val="CommentReference"/>
        </w:rPr>
        <w:commentReference w:id="32"/>
      </w:r>
    </w:p>
    <w:p w14:paraId="4ECBDA1C" w14:textId="77777777" w:rsidR="00064EE2" w:rsidRDefault="00000000">
      <w:pPr>
        <w:spacing w:after="370"/>
        <w:ind w:left="-5" w:right="15"/>
      </w:pPr>
      <w:r>
        <w:t>The man is gone. The words remain. The whole struggle is over who gets to stand between those words and everyone who comes after.</w:t>
      </w:r>
    </w:p>
    <w:p w14:paraId="7D7B52C3" w14:textId="77777777" w:rsidR="00064EE2" w:rsidRDefault="00000000">
      <w:pPr>
        <w:pStyle w:val="Heading2"/>
        <w:ind w:left="-5"/>
      </w:pPr>
      <w:r>
        <w:t>What the Four Stories Install</w:t>
      </w:r>
    </w:p>
    <w:p w14:paraId="7F2306EF" w14:textId="77777777" w:rsidR="00064EE2" w:rsidRDefault="00000000">
      <w:pPr>
        <w:ind w:left="-5" w:right="15"/>
      </w:pPr>
      <w:r>
        <w:t>The four stories do not do the same work. Read side by side, each installs a different move.</w:t>
      </w:r>
    </w:p>
    <w:p w14:paraId="7DCE0804" w14:textId="77777777" w:rsidR="00064EE2" w:rsidRDefault="00000000">
      <w:pPr>
        <w:ind w:left="-5" w:right="15"/>
      </w:pPr>
      <w:r>
        <w:t>Noah installs the reset: declare total corruption, select the remnant, license the reconstruction.</w:t>
      </w:r>
    </w:p>
    <w:p w14:paraId="641671C5" w14:textId="77777777" w:rsidR="00064EE2" w:rsidRDefault="00000000">
      <w:pPr>
        <w:ind w:left="-5" w:right="15"/>
      </w:pPr>
      <w:r>
        <w:t>Joseph installs the channel: accurate prediction becomes administrative ownership of the resource everyone needs.</w:t>
      </w:r>
    </w:p>
    <w:p w14:paraId="4C177732" w14:textId="77777777" w:rsidR="00064EE2" w:rsidRDefault="00000000">
      <w:pPr>
        <w:ind w:left="-5" w:right="15"/>
      </w:pPr>
      <w:r>
        <w:t>Abraham installs the Bolt: willingness to surrender your own judgment becomes the proof of loyalty.</w:t>
      </w:r>
    </w:p>
    <w:p w14:paraId="3B4490D5" w14:textId="77777777" w:rsidR="00064EE2" w:rsidRDefault="00000000">
      <w:pPr>
        <w:ind w:left="-5" w:right="15"/>
      </w:pPr>
      <w:r>
        <w:t>He told people they did not need anyone standing between them and God. Then he died, and somebody had to look after his words. Whoever looks after the words decides what they mean, and whoever decides what they mean is now standing between them and everyone else. The message against middlemen made a new middleman, and nobody had to lie for it to happen.</w:t>
      </w:r>
    </w:p>
    <w:p w14:paraId="507502C9" w14:textId="77777777" w:rsidR="00064EE2" w:rsidRDefault="00000000">
      <w:pPr>
        <w:ind w:left="-5" w:right="15"/>
      </w:pPr>
      <w:r>
        <w:t>Together they show how the Scripture Engine actually runs. It does not require that the first author planned every later use. It does not require that the story be false. It does not require that every believer be captured the same way. A story turns into an operating instruction the moment people stop treating it as one account to be examined and start treating its structure as the natural shape of reality. [9]</w:t>
      </w:r>
    </w:p>
    <w:p w14:paraId="33F8B6D5" w14:textId="77777777" w:rsidR="00064EE2" w:rsidRDefault="00000000">
      <w:pPr>
        <w:ind w:left="-5" w:right="15"/>
      </w:pPr>
      <w:r>
        <w:t>The flood becomes the model for crisis, the interpreter becomes the model for administration, the knife becomes the model for loyalty, and the custodian becomes the model for access.</w:t>
      </w:r>
    </w:p>
    <w:p w14:paraId="678ACCBD" w14:textId="77777777" w:rsidR="00064EE2" w:rsidRDefault="00000000">
      <w:pPr>
        <w:ind w:left="-5" w:right="15"/>
      </w:pPr>
      <w:r>
        <w:t>And the custodian is a particular kind of person, worth naming plainly, because almost everyone has met one. He is the man who teaches in the gray. Not in the settled part, where a thing is either true or it is not and anybody can check, but in the space where nobody knows and nobody can find out. That is where he works, and it is the only place he could work, because it is the only place where confidence cannot be contradicted.</w:t>
      </w:r>
    </w:p>
    <w:p w14:paraId="52DD53D0" w14:textId="77777777" w:rsidR="00064EE2" w:rsidRDefault="00000000">
      <w:pPr>
        <w:spacing w:after="259"/>
        <w:ind w:left="-5" w:right="15"/>
      </w:pPr>
      <w:r>
        <w:t>He is usually not lying. That is the part people get wrong when they get angry about it. He is guessing, out loud, with total conviction, about the one subject where guessing cannot be caught, and he believes himself while he does it, exactly like the men Socrates questioned about justice.</w:t>
      </w:r>
    </w:p>
    <w:p w14:paraId="0FE534A6" w14:textId="77777777" w:rsidR="00064EE2" w:rsidRDefault="00000000">
      <w:pPr>
        <w:spacing w:after="815"/>
        <w:ind w:left="609" w:right="261"/>
      </w:pPr>
      <w:r>
        <w:rPr>
          <w:rFonts w:ascii="Calibri" w:eastAsia="Calibri" w:hAnsi="Calibri" w:cs="Calibri"/>
          <w:noProof/>
          <w:color w:val="000000"/>
          <w:sz w:val="22"/>
        </w:rPr>
        <mc:AlternateContent>
          <mc:Choice Requires="wpg">
            <w:drawing>
              <wp:anchor distT="0" distB="0" distL="114300" distR="114300" simplePos="0" relativeHeight="251692032" behindDoc="1" locked="0" layoutInCell="1" allowOverlap="1" wp14:anchorId="4DC1A971" wp14:editId="198E2D25">
                <wp:simplePos x="0" y="0"/>
                <wp:positionH relativeFrom="column">
                  <wp:posOffset>0</wp:posOffset>
                </wp:positionH>
                <wp:positionV relativeFrom="paragraph">
                  <wp:posOffset>-23099</wp:posOffset>
                </wp:positionV>
                <wp:extent cx="4279392" cy="990117"/>
                <wp:effectExtent l="0" t="0" r="0" b="0"/>
                <wp:wrapNone/>
                <wp:docPr id="57907" name="Group 57907"/>
                <wp:cNvGraphicFramePr/>
                <a:graphic xmlns:a="http://schemas.openxmlformats.org/drawingml/2006/main">
                  <a:graphicData uri="http://schemas.microsoft.com/office/word/2010/wordprocessingGroup">
                    <wpg:wgp>
                      <wpg:cNvGrpSpPr/>
                      <wpg:grpSpPr>
                        <a:xfrm>
                          <a:off x="0" y="0"/>
                          <a:ext cx="4279392" cy="990117"/>
                          <a:chOff x="0" y="0"/>
                          <a:chExt cx="4279392" cy="990117"/>
                        </a:xfrm>
                      </wpg:grpSpPr>
                      <wps:wsp>
                        <wps:cNvPr id="67470" name="Shape 67470"/>
                        <wps:cNvSpPr/>
                        <wps:spPr>
                          <a:xfrm>
                            <a:off x="237744"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67471" name="Shape 67471"/>
                        <wps:cNvSpPr/>
                        <wps:spPr>
                          <a:xfrm>
                            <a:off x="0" y="984402"/>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xmlns:a="http://schemas.openxmlformats.org/drawingml/2006/main">
            <w:pict>
              <v:group id="Group 57907" style="width:336.96pt;height:77.9619pt;position:absolute;z-index:-2147483645;mso-position-horizontal-relative:text;mso-position-horizontal:absolute;margin-left:0pt;mso-position-vertical-relative:text;margin-top:-1.81891pt;" coordsize="42793,9901">
                <v:shape id="Shape 67472" style="position:absolute;width:142;height:7283;left:2377;top:0;" coordsize="14288,728370" path="m0,0l14288,0l14288,728370l0,728370l0,0">
                  <v:stroke weight="0pt" endcap="flat" joinstyle="miter" miterlimit="10" on="false" color="#000000" opacity="0"/>
                  <v:fill on="true" color="#999999"/>
                </v:shape>
                <v:shape id="Shape 67473" style="position:absolute;width:42793;height:91;left:0;top:9844;" coordsize="4279392,9144" path="m0,0l4279392,0l4279392,9144l0,9144l0,0">
                  <v:stroke weight="0pt" endcap="flat" joinstyle="miter" miterlimit="10" on="false" color="#000000" opacity="0"/>
                  <v:fill on="true" color="#bbbbbb"/>
                </v:shape>
              </v:group>
            </w:pict>
          </mc:Fallback>
        </mc:AlternateContent>
      </w:r>
      <w:r>
        <w:rPr>
          <w:i/>
          <w:color w:val="333333"/>
        </w:rPr>
        <w:t>By the time the pattern reaches the culture, the instruction no longer feels installed. It feels ancient, inevitable, self-evident. That is the Omega. The work of this chapter is to show you the Alpha still running inside it.</w:t>
      </w:r>
    </w:p>
    <w:p w14:paraId="67216EDD" w14:textId="77777777" w:rsidR="00064EE2" w:rsidRDefault="00000000">
      <w:pPr>
        <w:ind w:left="-5" w:right="15"/>
      </w:pPr>
      <w:r>
        <w:t>PART TWO</w:t>
      </w:r>
    </w:p>
    <w:p w14:paraId="08A6F4B9" w14:textId="77777777" w:rsidR="00064EE2" w:rsidRDefault="00000000">
      <w:pPr>
        <w:spacing w:after="156"/>
        <w:ind w:left="-5" w:right="15"/>
      </w:pPr>
      <w:r>
        <w:t>The System</w:t>
      </w:r>
    </w:p>
    <w:p w14:paraId="080707EB"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7E6696CA" wp14:editId="40B3C5FC">
                <wp:extent cx="4279392" cy="5714"/>
                <wp:effectExtent l="0" t="0" r="0" b="0"/>
                <wp:docPr id="57908" name="Group 57908"/>
                <wp:cNvGraphicFramePr/>
                <a:graphic xmlns:a="http://schemas.openxmlformats.org/drawingml/2006/main">
                  <a:graphicData uri="http://schemas.microsoft.com/office/word/2010/wordprocessingGroup">
                    <wpg:wgp>
                      <wpg:cNvGrpSpPr/>
                      <wpg:grpSpPr>
                        <a:xfrm>
                          <a:off x="0" y="0"/>
                          <a:ext cx="4279392" cy="5714"/>
                          <a:chOff x="0" y="0"/>
                          <a:chExt cx="4279392" cy="5714"/>
                        </a:xfrm>
                      </wpg:grpSpPr>
                      <wps:wsp>
                        <wps:cNvPr id="67474" name="Shape 67474"/>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7908" style="width:336.96pt;height:0.449951pt;mso-position-horizontal-relative:char;mso-position-vertical-relative:line" coordsize="42793,57">
                <v:shape id="Shape 67475"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10C78A61" w14:textId="77777777" w:rsidR="00064EE2" w:rsidRDefault="00000000">
      <w:pPr>
        <w:ind w:left="-5" w:right="15"/>
      </w:pPr>
      <w:r>
        <w:t>CHAPTER SEVEN</w:t>
      </w:r>
    </w:p>
    <w:p w14:paraId="52147411" w14:textId="77777777" w:rsidR="00064EE2" w:rsidRDefault="00000000">
      <w:pPr>
        <w:pStyle w:val="Heading1"/>
        <w:ind w:left="-5"/>
      </w:pPr>
      <w:r>
        <w:t>The Prophecy Engine</w:t>
      </w:r>
    </w:p>
    <w:p w14:paraId="75B59F4B" w14:textId="77777777" w:rsidR="00064EE2" w:rsidRDefault="00000000">
      <w:pPr>
        <w:spacing w:after="262"/>
        <w:ind w:left="-5" w:right="15"/>
      </w:pPr>
      <w:r>
        <w:t>When the Map Becomes the Territory</w:t>
      </w:r>
    </w:p>
    <w:p w14:paraId="53ACE865"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4BBF1F1A" wp14:editId="7E18F804">
                <wp:simplePos x="0" y="0"/>
                <wp:positionH relativeFrom="column">
                  <wp:posOffset>237744</wp:posOffset>
                </wp:positionH>
                <wp:positionV relativeFrom="paragraph">
                  <wp:posOffset>-23099</wp:posOffset>
                </wp:positionV>
                <wp:extent cx="14288" cy="364185"/>
                <wp:effectExtent l="0" t="0" r="0" b="0"/>
                <wp:wrapSquare wrapText="bothSides"/>
                <wp:docPr id="58063" name="Group 58063"/>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476" name="Shape 67476"/>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8063" style="width:1.125pt;height:28.676pt;position:absolute;mso-position-horizontal-relative:text;mso-position-horizontal:absolute;margin-left:18.72pt;mso-position-vertical-relative:text;margin-top:-1.81892pt;" coordsize="142,3641">
                <v:shape id="Shape 67477"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A story that enough people believe and act on becomes real. Regardless of whether anyone planned it that way.</w:t>
      </w:r>
    </w:p>
    <w:p w14:paraId="2B5C571D" w14:textId="77777777" w:rsidR="00064EE2" w:rsidRDefault="00000000">
      <w:pPr>
        <w:pStyle w:val="Heading2"/>
        <w:ind w:left="-5"/>
      </w:pPr>
      <w:r>
        <w:t>What a Self-Fulfilling Prophecy Actually Is</w:t>
      </w:r>
    </w:p>
    <w:p w14:paraId="1086C702" w14:textId="77777777" w:rsidR="00064EE2" w:rsidRDefault="00000000">
      <w:pPr>
        <w:spacing w:after="370"/>
        <w:ind w:left="-5" w:right="15"/>
      </w:pPr>
      <w:r>
        <w:t>Someone in a position of cultural authority makes a prediction about how the future will unfold. Enough people believe it. Those people begin making decisions based on the predicted future. Their collective behavior causes the predicted future to arrive. The prophecy didn’t reveal the future. It created it.</w:t>
      </w:r>
    </w:p>
    <w:p w14:paraId="1D8D588B" w14:textId="77777777" w:rsidR="00064EE2" w:rsidRDefault="00000000">
      <w:pPr>
        <w:pStyle w:val="Heading2"/>
        <w:ind w:left="-5"/>
      </w:pPr>
      <w:r>
        <w:t>How the Script Runs</w:t>
      </w:r>
    </w:p>
    <w:p w14:paraId="528A848B" w14:textId="77777777" w:rsidR="00064EE2" w:rsidRDefault="00000000">
      <w:pPr>
        <w:spacing w:after="259"/>
        <w:ind w:left="-5" w:right="15"/>
      </w:pPr>
      <w:r>
        <w:t>The Abrahamic prophetic tradition: there will be a final conflict, the chosen people will be gathered, a messianic figure will arrive, a new order will be established. This prophecy converts geopolitics into theology. And once a conflict has been framed as theology, the normal tools of diplomacy become spiritually impermissible. You cannot compromise with the divine plan.</w:t>
      </w:r>
    </w:p>
    <w:p w14:paraId="270B9D3E"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1EEFADE9" wp14:editId="6BEF923E">
                <wp:simplePos x="0" y="0"/>
                <wp:positionH relativeFrom="column">
                  <wp:posOffset>237744</wp:posOffset>
                </wp:positionH>
                <wp:positionV relativeFrom="paragraph">
                  <wp:posOffset>-23099</wp:posOffset>
                </wp:positionV>
                <wp:extent cx="14288" cy="546278"/>
                <wp:effectExtent l="0" t="0" r="0" b="0"/>
                <wp:wrapSquare wrapText="bothSides"/>
                <wp:docPr id="58066" name="Group 58066"/>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478" name="Shape 67478"/>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8066" style="width:1.125pt;height:43.014pt;position:absolute;mso-position-horizontal-relative:text;mso-position-horizontal:absolute;margin-left:18.72pt;mso-position-vertical-relative:text;margin-top:-1.81888pt;" coordsize="142,5462">
                <v:shape id="Shape 67479"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The script is running. The believers are executing it. And the script was written by people who are no longer alive to be held accountable for what their words are causing.</w:t>
      </w:r>
    </w:p>
    <w:p w14:paraId="039C17B6" w14:textId="77777777" w:rsidR="00064EE2" w:rsidRDefault="00000000">
      <w:pPr>
        <w:pStyle w:val="Heading2"/>
        <w:ind w:left="-5"/>
      </w:pPr>
      <w:commentRangeStart w:id="33"/>
      <w:del w:id="9066" w:author="Perplexity Computer" w:date="2026-08-23T11:00:00Z">
        <w:r>
          <w:delText>The Woman in the Chapter</w:delText>
        </w:r>
      </w:del>
      <w:ins w:id="9067" w:author="Perplexity Computer" w:date="2026-08-23T11:00:00Z">
        <w:r>
          <w:t>The Woman in the Chapter, and Why the Prophecy Engine Needs Her</w:t>
        </w:r>
      </w:ins>
      <w:commentRangeEnd w:id="33"/>
      <w:r>
        <w:rPr>
          <w:rStyle w:val="CommentReference"/>
        </w:rPr>
        <w:commentReference w:id="33"/>
      </w:r>
    </w:p>
    <w:p w14:paraId="16465FD6" w14:textId="77777777" w:rsidR="00064EE2" w:rsidRDefault="00000000">
      <w:pPr>
        <w:ind w:left="-5" w:right="15"/>
      </w:pPr>
      <w:commentRangeStart w:id="34"/>
      <w:del w:id="9068" w:author="Perplexity Computer" w:date="2026-08-23T11:00:00Z">
        <w:r>
          <w:delText>Almost every figure named so far in this chapter is male</w:delText>
        </w:r>
      </w:del>
      <w:ins w:id="9069" w:author="Perplexity Computer" w:date="2026-08-23T11:00:00Z">
        <w:r>
          <w:t>Almost every figure named so far in this book is male</w:t>
        </w:r>
      </w:ins>
      <w:r>
        <w:t>, and that is not an accident of who kept the records. It points at something the Prophecy Engine does that has to be named directly.</w:t>
      </w:r>
      <w:commentRangeEnd w:id="34"/>
      <w:r>
        <w:rPr>
          <w:rStyle w:val="CommentReference"/>
        </w:rPr>
        <w:commentReference w:id="34"/>
      </w:r>
    </w:p>
    <w:p w14:paraId="24D7497E" w14:textId="77777777" w:rsidR="00064EE2" w:rsidRDefault="00000000">
      <w:pPr>
        <w:ind w:left="-5" w:right="15"/>
      </w:pPr>
      <w:r>
        <w:t>Start from Chapter One. The map arrives before you can evaluate it. It is installed in the years when a person has no capacity to check anything, absorbed the way my daughter absorbed the car radio, and filed as that is just how it works. So ask the practical question: who is standing there during those years?</w:t>
      </w:r>
    </w:p>
    <w:p w14:paraId="722B3BD0" w14:textId="77777777" w:rsidR="00064EE2" w:rsidRDefault="00000000">
      <w:pPr>
        <w:ind w:left="-5" w:right="15"/>
      </w:pPr>
      <w:r>
        <w:t>Overwhelmingly, in almost every society that has ever existed, the mother.</w:t>
      </w:r>
    </w:p>
    <w:p w14:paraId="7FA2A0FB" w14:textId="77777777" w:rsidR="00064EE2" w:rsidRDefault="00000000">
      <w:pPr>
        <w:spacing w:after="259"/>
        <w:ind w:left="-5" w:right="15"/>
      </w:pPr>
      <w:r>
        <w:t>Which means that if you want to determine what an entire generation will find obvious, you do not have to reach the generation. You have to reach one person per household, twenty years earlier. That is a far smaller job, and every durable control system in history has worked out that it is the cheaper one.</w:t>
      </w:r>
    </w:p>
    <w:p w14:paraId="1D06B84B"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95104" behindDoc="0" locked="0" layoutInCell="1" allowOverlap="1" wp14:anchorId="60CA431E" wp14:editId="4A7DB3A2">
                <wp:simplePos x="0" y="0"/>
                <wp:positionH relativeFrom="column">
                  <wp:posOffset>237744</wp:posOffset>
                </wp:positionH>
                <wp:positionV relativeFrom="paragraph">
                  <wp:posOffset>-23099</wp:posOffset>
                </wp:positionV>
                <wp:extent cx="14288" cy="546278"/>
                <wp:effectExtent l="0" t="0" r="0" b="0"/>
                <wp:wrapSquare wrapText="bothSides"/>
                <wp:docPr id="58245" name="Group 58245"/>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480" name="Shape 67480"/>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8245" style="width:1.125pt;height:43.014pt;position:absolute;mso-position-horizontal-relative:text;mso-position-horizontal:absolute;margin-left:18.72pt;mso-position-vertical-relative:text;margin-top:-1.81892pt;" coordsize="142,5462">
                <v:shape id="Shape 67481"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Weaken the mother and you weaken her words. Weaken her words and you weaken her vote. Do both and you have not silenced one woman. You have changed what the next generation will accept without arguing.</w:t>
      </w:r>
    </w:p>
    <w:p w14:paraId="25D8D982" w14:textId="77777777" w:rsidR="00064EE2" w:rsidRDefault="00000000">
      <w:pPr>
        <w:ind w:left="-5" w:right="15"/>
      </w:pPr>
      <w:r>
        <w:t>And follow it to the end, because the end is where it stops being an argument about representation and becomes an argument about survival. Kill a mother and you have not ended one life. You have removed the person who would have installed the next map, which means you have reached forward and altered a generation that has not been born yet. It is the only form of killing that works on the future.</w:t>
      </w:r>
    </w:p>
    <w:p w14:paraId="0B1D15EA" w14:textId="77777777" w:rsidR="00064EE2" w:rsidRDefault="00000000">
      <w:pPr>
        <w:ind w:left="-5" w:right="15"/>
      </w:pPr>
      <w:r>
        <w:t>Which is why the number to watch in any society is not its wealth or its army. It is how many women die giving birth.</w:t>
      </w:r>
    </w:p>
    <w:p w14:paraId="75DE62A2" w14:textId="77777777" w:rsidR="00064EE2" w:rsidRDefault="00000000">
      <w:pPr>
        <w:ind w:left="-5" w:right="15"/>
      </w:pPr>
      <w:commentRangeStart w:id="35"/>
      <w:del w:id="9070" w:author="Perplexity Computer" w:date="2026-08-23T11:00:00Z">
        <w:r>
          <w:delText>That figure is used internationally as a development indicator for exactly this reason</w:delText>
        </w:r>
      </w:del>
      <w:ins w:id="9071" w:author="Perplexity Computer" w:date="2026-08-23T11:00:00Z">
        <w:r>
          <w:t>That figure is widely reported as a development indicator for exactly this reason</w:t>
        </w:r>
      </w:ins>
      <w:r>
        <w:t>: it measures whether a society has organized itself to protect its people at the single most dangerous and most necessary moment any of them will ever pass through. Nothing is more valuable than a mother and a child at the moment they are separating from each other, and nothing is more exposed. A society that lets them die at that moment while possessing the means not to has published its actual priorities more clearly than any document it could write.</w:t>
      </w:r>
      <w:commentRangeEnd w:id="35"/>
      <w:r>
        <w:rPr>
          <w:rStyle w:val="CommentReference"/>
        </w:rPr>
        <w:commentReference w:id="35"/>
      </w:r>
    </w:p>
    <w:p w14:paraId="6F7ADCA1" w14:textId="77777777" w:rsidR="00064EE2" w:rsidRDefault="00000000">
      <w:pPr>
        <w:ind w:left="-5" w:right="15"/>
      </w:pPr>
      <w:r>
        <w:t>Look at how consistently the same set of rules appears, across traditions with nothing else in common. Whether she can own property. Whether her testimony counts in a court, and at what fraction. Whether she can teach, and to whom, and up to what age. Whether she can hold any office that carries spiritual authority. Whether she can initiate a divorce or only receive one. Whether she can inherit, travel, sign, or leave. Whether she votes.</w:t>
      </w:r>
    </w:p>
    <w:p w14:paraId="576F0F63" w14:textId="77777777" w:rsidR="00064EE2" w:rsidRDefault="00000000">
      <w:pPr>
        <w:ind w:left="-5" w:right="15"/>
      </w:pPr>
      <w:r>
        <w:t>Those look like separate questions about law, religion, and custom. Structurally they are one question asked in different rooms, and the question is how much weight her word carries. Every rule on that list adjusts the same dial.</w:t>
      </w:r>
    </w:p>
    <w:p w14:paraId="5AAE2F64" w14:textId="77777777" w:rsidR="00064EE2" w:rsidRDefault="00000000">
      <w:pPr>
        <w:ind w:left="-5" w:right="15"/>
      </w:pPr>
      <w:r>
        <w:t>And here is the part that does the actual work, because it does not require her to be silenced at all. A child does not primarily absorb content. A child absorbs ranking. If a mother is present, loving, constantly teaching, and structurally outranked, then the child learns the outranking first and everything else afterward, including from her. She becomes the transmission mechanism for a hierarchy that places her below the thing she is transmitting. Nobody has to explain it. It is simply visible in who defers to whom, every day, before the child can speak.</w:t>
      </w:r>
    </w:p>
    <w:p w14:paraId="675CF4C7" w14:textId="77777777" w:rsidR="00064EE2" w:rsidRDefault="00000000">
      <w:pPr>
        <w:ind w:left="-5" w:right="15"/>
      </w:pPr>
      <w:r>
        <w:t>Then the vote, which is the same mechanism arriving later. A person whose testimony is discounted, whose property is held in another name, and whose spiritual standing is derivative has already been removed from the decisions that shape her children long before anyone gets to the question of a ballot. Formal disenfranchisement is not the beginning of that process. It is the last brick, and the reason it was defended so hard is that it was the only visible one.</w:t>
      </w:r>
    </w:p>
    <w:p w14:paraId="7427743F" w14:textId="77777777" w:rsidR="00064EE2" w:rsidRDefault="00000000">
      <w:pPr>
        <w:ind w:left="-5" w:right="15"/>
      </w:pPr>
      <w:r>
        <w:t>So the control of women’s bodies, voices, choices, and spiritual authority is not a side effect of these systems, and it is not a leftover from a rougher time that simply has not been cleaned up yet. It is load-bearing. It is the single most efficient intervention point in the entire architecture, because it is the only one that sits upstream of everybody.</w:t>
      </w:r>
    </w:p>
    <w:p w14:paraId="28A37BB1" w14:textId="77777777" w:rsidR="00064EE2" w:rsidRDefault="00000000">
      <w:pPr>
        <w:ind w:left="-5" w:right="15"/>
      </w:pPr>
      <w:r>
        <w:t>The obvious next move is to trace it to its Alpha, the way this book has traced everything else. Who did it first. Where is the decision.</w:t>
      </w:r>
    </w:p>
    <w:p w14:paraId="22CCF0DF" w14:textId="77777777" w:rsidR="00064EE2" w:rsidRDefault="00000000">
      <w:pPr>
        <w:ind w:left="-5" w:right="15"/>
      </w:pPr>
      <w:r>
        <w:t>It is not there.</w:t>
      </w:r>
    </w:p>
    <w:p w14:paraId="2B415E00" w14:textId="77777777" w:rsidR="00064EE2" w:rsidRDefault="00000000">
      <w:pPr>
        <w:spacing w:after="0"/>
        <w:ind w:left="-5" w:right="15"/>
      </w:pPr>
      <w:r>
        <w:t>Go back as far as there are records and the arrangement is already in place, already old, already assumed. There is no founding document, no council, no name attached. Nobody wrote it down as a proposal, which means nobody had to argue for it, which means nobody is on record objecting either. There is no moment anywhere in the written history of any culture where a person stands up and says:</w:t>
      </w:r>
    </w:p>
    <w:p w14:paraId="05BFE851" w14:textId="77777777" w:rsidR="00064EE2" w:rsidRDefault="00000000">
      <w:pPr>
        <w:ind w:left="-5" w:right="15"/>
      </w:pPr>
      <w:r>
        <w:t>wait, half of us are being removed from this, and that is not ethical. If that moment happened it happened before writing, and it lost.</w:t>
      </w:r>
    </w:p>
    <w:p w14:paraId="2E401563" w14:textId="77777777" w:rsidR="00064EE2" w:rsidRDefault="00000000">
      <w:pPr>
        <w:ind w:left="-5" w:right="15"/>
      </w:pPr>
      <w:r>
        <w:t>That is a different situation from every other system in this book, and it is worse. A control mechanism with a findable beginning can be examined. Someone benefited, someone decided, and the decision can be held up to the light. This one predates the light.</w:t>
      </w:r>
    </w:p>
    <w:p w14:paraId="6B814603" w14:textId="77777777" w:rsidR="00064EE2" w:rsidRDefault="00000000">
      <w:pPr>
        <w:ind w:left="-5" w:right="15"/>
      </w:pPr>
      <w:commentRangeStart w:id="36"/>
      <w:r>
        <w:t xml:space="preserve">And the biology, when it finally arrived, pointed the opposite direction from the arrangement. Every human embryo develops along the same pathway to begin with. </w:t>
      </w:r>
      <w:del w:id="9072" w:author="Perplexity Computer" w:date="2026-08-23T11:00:00Z">
        <w:r>
          <w:delText>The male is the divergence, triggered later by a single gene on the Y chromosome.</w:delText>
        </w:r>
      </w:del>
      <w:ins w:id="9073" w:author="Perplexity Computer" w:date="2026-08-23T11:00:00Z">
        <w:r>
          <w:t>The male is the divergence, triggered later by a gene on the Y chromosome.</w:t>
        </w:r>
      </w:ins>
      <w:r>
        <w:t xml:space="preserve"> Structurally, the female is not a variation on the male. It is the other way around, and it took until the twentieth century for anyone to be in a position to say so.</w:t>
      </w:r>
      <w:commentRangeEnd w:id="36"/>
      <w:r>
        <w:rPr>
          <w:rStyle w:val="CommentReference"/>
        </w:rPr>
        <w:commentReference w:id="36"/>
      </w:r>
    </w:p>
    <w:p w14:paraId="5967D321" w14:textId="77777777" w:rsidR="00064EE2" w:rsidRDefault="00000000">
      <w:pPr>
        <w:ind w:left="-5" w:right="15"/>
      </w:pPr>
      <w:r>
        <w:t>Which puts a very old story the wrong way round, and it is worth saying out loud, because this book has spent a chapter reading stories for what they install.</w:t>
      </w:r>
    </w:p>
    <w:p w14:paraId="7F1B8482" w14:textId="77777777" w:rsidR="00064EE2" w:rsidRDefault="00000000">
      <w:pPr>
        <w:ind w:left="-5" w:right="15"/>
      </w:pPr>
      <w:r>
        <w:t>Genesis has the woman made out of the man. A rib is taken and she is built from it, which makes her a derivative thing, a later edition, an adjustment to an original that was already complete without her. That is what the story installs, and it has been installed in nearly every reader of it for three thousand years.</w:t>
      </w:r>
    </w:p>
    <w:p w14:paraId="5DB7622A" w14:textId="77777777" w:rsidR="00064EE2" w:rsidRDefault="00000000">
      <w:pPr>
        <w:ind w:left="-5" w:right="15"/>
      </w:pPr>
      <w:r>
        <w:t>The body says the opposite. Every one of us begins on the same developmental path, and the male is the departure from it, switched on later by a single gene. Every mother contributes an X and cannot contribute anything else. And the actual physical fact underneath all of it is not a rib at all. It is that every man who has ever lived came out of a woman, attached at the belly, built inside her out of her own material for nine months.</w:t>
      </w:r>
    </w:p>
    <w:p w14:paraId="5F3DD7AC" w14:textId="77777777" w:rsidR="00064EE2" w:rsidRDefault="00000000">
      <w:pPr>
        <w:ind w:left="-5" w:right="15"/>
      </w:pPr>
      <w:r>
        <w:t>So the structure of the story is exactly inverted from the structure of the thing it describes. The one who produces is written as the one produced.</w:t>
      </w:r>
    </w:p>
    <w:p w14:paraId="6287C955" w14:textId="77777777" w:rsidR="00064EE2" w:rsidRDefault="00000000">
      <w:pPr>
        <w:spacing w:after="259"/>
        <w:ind w:left="-5" w:right="15"/>
      </w:pPr>
      <w:r>
        <w:t>That is not an argument about whether the text is sacred, and it does not need to be. It is an observation about direction, and about who benefits from the direction running the way it does. A tradition that begins by making the mother a derivative of the father has arranged its foundation to agree with everything this chapter has already described.</w:t>
      </w:r>
    </w:p>
    <w:p w14:paraId="0E43B8A5"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96128" behindDoc="0" locked="0" layoutInCell="1" allowOverlap="1" wp14:anchorId="5361309B" wp14:editId="52929395">
                <wp:simplePos x="0" y="0"/>
                <wp:positionH relativeFrom="column">
                  <wp:posOffset>237744</wp:posOffset>
                </wp:positionH>
                <wp:positionV relativeFrom="paragraph">
                  <wp:posOffset>-23099</wp:posOffset>
                </wp:positionV>
                <wp:extent cx="14288" cy="1065860"/>
                <wp:effectExtent l="0" t="0" r="0" b="0"/>
                <wp:wrapSquare wrapText="bothSides"/>
                <wp:docPr id="58885" name="Group 58885"/>
                <wp:cNvGraphicFramePr/>
                <a:graphic xmlns:a="http://schemas.openxmlformats.org/drawingml/2006/main">
                  <a:graphicData uri="http://schemas.microsoft.com/office/word/2010/wordprocessingGroup">
                    <wpg:wgp>
                      <wpg:cNvGrpSpPr/>
                      <wpg:grpSpPr>
                        <a:xfrm>
                          <a:off x="0" y="0"/>
                          <a:ext cx="14288" cy="1065860"/>
                          <a:chOff x="0" y="0"/>
                          <a:chExt cx="14288" cy="1065860"/>
                        </a:xfrm>
                      </wpg:grpSpPr>
                      <wps:wsp>
                        <wps:cNvPr id="67482" name="Shape 67482"/>
                        <wps:cNvSpPr/>
                        <wps:spPr>
                          <a:xfrm>
                            <a:off x="0" y="0"/>
                            <a:ext cx="14288" cy="1065860"/>
                          </a:xfrm>
                          <a:custGeom>
                            <a:avLst/>
                            <a:gdLst/>
                            <a:ahLst/>
                            <a:cxnLst/>
                            <a:rect l="0" t="0" r="0" b="0"/>
                            <a:pathLst>
                              <a:path w="14288" h="1065860">
                                <a:moveTo>
                                  <a:pt x="0" y="0"/>
                                </a:moveTo>
                                <a:lnTo>
                                  <a:pt x="14288" y="0"/>
                                </a:lnTo>
                                <a:lnTo>
                                  <a:pt x="14288" y="1065860"/>
                                </a:lnTo>
                                <a:lnTo>
                                  <a:pt x="0" y="106586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8885" style="width:1.125pt;height:83.926pt;position:absolute;mso-position-horizontal-relative:text;mso-position-horizontal:absolute;margin-left:18.72pt;mso-position-vertical-relative:text;margin-top:-1.81891pt;" coordsize="142,10658">
                <v:shape id="Shape 67483" style="position:absolute;width:142;height:10658;left:0;top:0;" coordsize="14288,1065860" path="m0,0l14288,0l14288,1065860l0,1065860l0,0">
                  <v:stroke weight="0pt" endcap="flat" joinstyle="miter" miterlimit="10" on="false" color="#000000" opacity="0"/>
                  <v:fill on="true" color="#999999"/>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7152" behindDoc="0" locked="0" layoutInCell="1" allowOverlap="1" wp14:anchorId="5C349CD6" wp14:editId="6971922F">
                <wp:simplePos x="0" y="0"/>
                <wp:positionH relativeFrom="column">
                  <wp:posOffset>237744</wp:posOffset>
                </wp:positionH>
                <wp:positionV relativeFrom="paragraph">
                  <wp:posOffset>864260</wp:posOffset>
                </wp:positionV>
                <wp:extent cx="14288" cy="1293724"/>
                <wp:effectExtent l="0" t="0" r="0" b="0"/>
                <wp:wrapSquare wrapText="bothSides"/>
                <wp:docPr id="58954" name="Group 58954"/>
                <wp:cNvGraphicFramePr/>
                <a:graphic xmlns:a="http://schemas.openxmlformats.org/drawingml/2006/main">
                  <a:graphicData uri="http://schemas.microsoft.com/office/word/2010/wordprocessingGroup">
                    <wpg:wgp>
                      <wpg:cNvGrpSpPr/>
                      <wpg:grpSpPr>
                        <a:xfrm>
                          <a:off x="0" y="0"/>
                          <a:ext cx="14288" cy="1293724"/>
                          <a:chOff x="0" y="0"/>
                          <a:chExt cx="14288" cy="1293724"/>
                        </a:xfrm>
                      </wpg:grpSpPr>
                      <wps:wsp>
                        <wps:cNvPr id="67484" name="Shape 67484"/>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67485" name="Shape 67485"/>
                        <wps:cNvSpPr/>
                        <wps:spPr>
                          <a:xfrm>
                            <a:off x="0" y="747446"/>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8954" style="width:1.125pt;height:101.868pt;position:absolute;mso-position-horizontal-relative:text;mso-position-horizontal:absolute;margin-left:18.72pt;mso-position-vertical-relative:text;margin-top:68.0519pt;" coordsize="142,12937">
                <v:shape id="Shape 67486" style="position:absolute;width:142;height:5462;left:0;top:0;" coordsize="14288,546278" path="m0,0l14288,0l14288,546278l0,546278l0,0">
                  <v:stroke weight="0pt" endcap="flat" joinstyle="miter" miterlimit="10" on="false" color="#000000" opacity="0"/>
                  <v:fill on="true" color="#999999"/>
                </v:shape>
                <v:shape id="Shape 67487" style="position:absolute;width:142;height:5462;left:0;top:7474;" coordsize="14288,546278" path="m0,0l14288,0l14288,546278l0,546278l0,0">
                  <v:stroke weight="0pt" endcap="flat" joinstyle="miter" miterlimit="10" on="false" color="#000000" opacity="0"/>
                  <v:fill on="true" color="#999999"/>
                </v:shape>
                <w10:wrap type="square"/>
              </v:group>
            </w:pict>
          </mc:Fallback>
        </mc:AlternateContent>
      </w:r>
      <w:r>
        <w:rPr>
          <w:i/>
          <w:color w:val="333333"/>
        </w:rPr>
        <w:t>So we are left holding something with no Alpha to trace, no author to name, and no argument on the record to answer. It cannot be unwound by refuting the person who started it, because there is no such person. It can only be unwound the way this book says every deep vulnerability is unwound: not by punishing anyone, but by removing the condition. And it has to be unwound, because unlike every other mechanism described in these pages, this one has been running the entire time, in every culture, without interruption, and it is upstream of all the others.</w:t>
      </w:r>
    </w:p>
    <w:p w14:paraId="570F4198" w14:textId="77777777" w:rsidR="00064EE2" w:rsidRDefault="00000000">
      <w:pPr>
        <w:spacing w:after="370"/>
        <w:ind w:left="384" w:right="261"/>
      </w:pPr>
      <w:r>
        <w:rPr>
          <w:i/>
          <w:color w:val="333333"/>
        </w:rPr>
        <w:t>The most durable control system is the one that installs itself before the person is old enough to question it. Controlling the mother is how you control the installation.</w:t>
      </w:r>
    </w:p>
    <w:p w14:paraId="7F545223" w14:textId="77777777" w:rsidR="00064EE2" w:rsidRDefault="00000000">
      <w:pPr>
        <w:pStyle w:val="Heading2"/>
        <w:ind w:left="-5"/>
      </w:pPr>
      <w:r>
        <w:t>AI and the New Surveillance Layer</w:t>
      </w:r>
    </w:p>
    <w:p w14:paraId="60DFF476" w14:textId="77777777" w:rsidR="00064EE2" w:rsidRDefault="00000000">
      <w:pPr>
        <w:ind w:left="-5" w:right="15"/>
      </w:pPr>
      <w:commentRangeStart w:id="37"/>
      <w:r>
        <w:t xml:space="preserve">Two different things are worth distinguishing here, because they produce different outcomes and require different responses. </w:t>
      </w:r>
      <w:del w:id="9074" w:author="Perplexity Computer" w:date="2026-08-23T11:00:00Z">
        <w:r>
          <w:delText>The first is genuine truebeliever prophecy fulfillment.</w:delText>
        </w:r>
      </w:del>
      <w:ins w:id="9075" w:author="Perplexity Computer" w:date="2026-08-23T11:00:00Z">
        <w:r>
          <w:t>The first is genuine true-believer prophecy fulfillment.</w:t>
        </w:r>
      </w:ins>
      <w:r>
        <w:t xml:space="preserve"> Actors who sincerely believe they are executing a divine script, whose behavior is shaped by that belief at every decision point. The second is cynical prophecy manipulation. Actors who use religious framing to justify decisions they had already made on secular strategic grounds. Both exist. Both are dangerous. But the first produces fanatics and the second produces opportunists, and those are not the same problem. When a leader invokes prophecy, the question worth asking is which one you are looking at, because the fanatic cannot be bargained with and the opportunist can be exposed.</w:t>
      </w:r>
      <w:commentRangeEnd w:id="37"/>
      <w:r>
        <w:rPr>
          <w:rStyle w:val="CommentReference"/>
        </w:rPr>
        <w:commentReference w:id="37"/>
      </w:r>
    </w:p>
    <w:p w14:paraId="0AB23481" w14:textId="77777777" w:rsidR="00064EE2" w:rsidRDefault="00000000">
      <w:pPr>
        <w:ind w:left="-5" w:right="15"/>
      </w:pPr>
      <w:r>
        <w:t>A concrete case makes the difference visible. In 1096, tens of thousands of ordinary people walked out of their villages toward Jerusalem because they believed the end of the world was arriving and their souls depended on going. Traveling the same roads, under the same banner, using the same language, were nobles who came home with land, titles, and trade routes. Both groups were in the Crusade. Only one of them was executing the script. The other was steering the people who were. And at the time, from inside the column, the two were almost impossible to tell apart, which is precisely why the arrangement is so durable. The believers supply the momentum. The opportunists supply the direction. Neither group has to be aware of the other for the machine to run. [11]</w:t>
      </w:r>
    </w:p>
    <w:p w14:paraId="7194DFF9" w14:textId="77777777" w:rsidR="00064EE2" w:rsidRDefault="00000000">
      <w:pPr>
        <w:ind w:left="-5" w:right="15"/>
      </w:pPr>
      <w:r>
        <w:t>AI operates most immediately on the second category. It dramatically lowers the cost of targeted narrative operations. Making it possible for more actors, with fewer resources, to deliver a version of the prophetic script specifically shaped to the psychological profile of a specific target. The infrastructure for this already exists. Its deployment at scale is a near-term likelihood, not a distant scenario.</w:t>
      </w:r>
    </w:p>
    <w:p w14:paraId="77614C9D"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698176" behindDoc="0" locked="0" layoutInCell="1" allowOverlap="1" wp14:anchorId="45020A1D" wp14:editId="7A4AC9BB">
                <wp:simplePos x="0" y="0"/>
                <wp:positionH relativeFrom="column">
                  <wp:posOffset>237744</wp:posOffset>
                </wp:positionH>
                <wp:positionV relativeFrom="paragraph">
                  <wp:posOffset>-23099</wp:posOffset>
                </wp:positionV>
                <wp:extent cx="14288" cy="546278"/>
                <wp:effectExtent l="0" t="0" r="0" b="0"/>
                <wp:wrapSquare wrapText="bothSides"/>
                <wp:docPr id="58886" name="Group 58886"/>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488" name="Shape 67488"/>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8886" style="width:1.125pt;height:43.014pt;position:absolute;mso-position-horizontal-relative:text;mso-position-horizontal:absolute;margin-left:18.72pt;mso-position-vertical-relative:text;margin-top:-1.8189pt;" coordsize="142,5462">
                <v:shape id="Shape 67489"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The question is not whether AI will be used to run the Prophecy Engine. It already is. The question is whether the people who understand what it’s doing will move faster than the people who are doing it.</w:t>
      </w:r>
    </w:p>
    <w:p w14:paraId="6AC5184C" w14:textId="77777777" w:rsidR="00064EE2" w:rsidRDefault="00000000">
      <w:pPr>
        <w:pStyle w:val="Heading2"/>
        <w:ind w:left="-5"/>
      </w:pPr>
      <w:r>
        <w:t>What This Means for You</w:t>
      </w:r>
    </w:p>
    <w:p w14:paraId="2641FFCA" w14:textId="77777777" w:rsidR="00064EE2" w:rsidRDefault="00000000">
      <w:pPr>
        <w:spacing w:after="259"/>
        <w:ind w:left="-5" w:right="15"/>
      </w:pPr>
      <w:r>
        <w:t>The Prophecy Engine is not something that happens to other people. It happens inside you, in the specific scripts you carry about how the future will unfold. The steward’s question applied inward: whose script am I running about my own future? Did I write it? Did I choose it? Or did someone hand it to me before I was old enough to know a script was being handed over?</w:t>
      </w:r>
    </w:p>
    <w:p w14:paraId="4CFEBCAD" w14:textId="77777777" w:rsidR="00064EE2" w:rsidRDefault="00000000">
      <w:pPr>
        <w:spacing w:after="815"/>
        <w:ind w:left="609" w:right="261"/>
      </w:pPr>
      <w:r>
        <w:rPr>
          <w:rFonts w:ascii="Calibri" w:eastAsia="Calibri" w:hAnsi="Calibri" w:cs="Calibri"/>
          <w:noProof/>
          <w:color w:val="000000"/>
          <w:sz w:val="22"/>
        </w:rPr>
        <mc:AlternateContent>
          <mc:Choice Requires="wpg">
            <w:drawing>
              <wp:anchor distT="0" distB="0" distL="114300" distR="114300" simplePos="0" relativeHeight="251699200" behindDoc="1" locked="0" layoutInCell="1" allowOverlap="1" wp14:anchorId="222A0AEA" wp14:editId="41F16FC6">
                <wp:simplePos x="0" y="0"/>
                <wp:positionH relativeFrom="column">
                  <wp:posOffset>0</wp:posOffset>
                </wp:positionH>
                <wp:positionV relativeFrom="paragraph">
                  <wp:posOffset>-23099</wp:posOffset>
                </wp:positionV>
                <wp:extent cx="4279392" cy="990118"/>
                <wp:effectExtent l="0" t="0" r="0" b="0"/>
                <wp:wrapNone/>
                <wp:docPr id="58887" name="Group 58887"/>
                <wp:cNvGraphicFramePr/>
                <a:graphic xmlns:a="http://schemas.openxmlformats.org/drawingml/2006/main">
                  <a:graphicData uri="http://schemas.microsoft.com/office/word/2010/wordprocessingGroup">
                    <wpg:wgp>
                      <wpg:cNvGrpSpPr/>
                      <wpg:grpSpPr>
                        <a:xfrm>
                          <a:off x="0" y="0"/>
                          <a:ext cx="4279392" cy="990118"/>
                          <a:chOff x="0" y="0"/>
                          <a:chExt cx="4279392" cy="990118"/>
                        </a:xfrm>
                      </wpg:grpSpPr>
                      <wps:wsp>
                        <wps:cNvPr id="67490" name="Shape 67490"/>
                        <wps:cNvSpPr/>
                        <wps:spPr>
                          <a:xfrm>
                            <a:off x="237744" y="0"/>
                            <a:ext cx="14288" cy="728371"/>
                          </a:xfrm>
                          <a:custGeom>
                            <a:avLst/>
                            <a:gdLst/>
                            <a:ahLst/>
                            <a:cxnLst/>
                            <a:rect l="0" t="0" r="0" b="0"/>
                            <a:pathLst>
                              <a:path w="14288" h="728371">
                                <a:moveTo>
                                  <a:pt x="0" y="0"/>
                                </a:moveTo>
                                <a:lnTo>
                                  <a:pt x="14288" y="0"/>
                                </a:lnTo>
                                <a:lnTo>
                                  <a:pt x="14288" y="728371"/>
                                </a:lnTo>
                                <a:lnTo>
                                  <a:pt x="0" y="728371"/>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67491" name="Shape 67491"/>
                        <wps:cNvSpPr/>
                        <wps:spPr>
                          <a:xfrm>
                            <a:off x="0" y="984402"/>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xmlns:a="http://schemas.openxmlformats.org/drawingml/2006/main">
            <w:pict>
              <v:group id="Group 58887" style="width:336.96pt;height:77.962pt;position:absolute;z-index:-2147483645;mso-position-horizontal-relative:text;mso-position-horizontal:absolute;margin-left:0pt;mso-position-vertical-relative:text;margin-top:-1.81891pt;" coordsize="42793,9901">
                <v:shape id="Shape 67492" style="position:absolute;width:142;height:7283;left:2377;top:0;" coordsize="14288,728371" path="m0,0l14288,0l14288,728371l0,728371l0,0">
                  <v:stroke weight="0pt" endcap="flat" joinstyle="miter" miterlimit="10" on="false" color="#000000" opacity="0"/>
                  <v:fill on="true" color="#999999"/>
                </v:shape>
                <v:shape id="Shape 67493" style="position:absolute;width:42793;height:91;left:0;top:9844;" coordsize="4279392,9144" path="m0,0l4279392,0l4279392,9144l0,9144l0,0">
                  <v:stroke weight="0pt" endcap="flat" joinstyle="miter" miterlimit="10" on="false" color="#000000" opacity="0"/>
                  <v:fill on="true" color="#bbbbbb"/>
                </v:shape>
              </v:group>
            </w:pict>
          </mc:Fallback>
        </mc:AlternateContent>
      </w:r>
      <w:r>
        <w:rPr>
          <w:i/>
          <w:color w:val="333333"/>
        </w:rPr>
        <w:t>You are not outside the Prophecy Engine reading about it. You are inside it. The work is to find your own script, hold it up to the light, and decide, consciously, for the first time, whether it is the future you would actually choose.</w:t>
      </w:r>
    </w:p>
    <w:p w14:paraId="63991FF2" w14:textId="77777777" w:rsidR="00064EE2" w:rsidRDefault="00000000">
      <w:pPr>
        <w:ind w:left="-5" w:right="15"/>
      </w:pPr>
      <w:r>
        <w:t>PART THREE</w:t>
      </w:r>
    </w:p>
    <w:p w14:paraId="046B84B9" w14:textId="77777777" w:rsidR="00064EE2" w:rsidRDefault="00000000">
      <w:pPr>
        <w:spacing w:after="156"/>
        <w:ind w:left="-5" w:right="15"/>
      </w:pPr>
      <w:r>
        <w:t>The Machine</w:t>
      </w:r>
    </w:p>
    <w:p w14:paraId="2BCF5FB6"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6659E4AE" wp14:editId="21A6DAAD">
                <wp:extent cx="4279392" cy="5715"/>
                <wp:effectExtent l="0" t="0" r="0" b="0"/>
                <wp:docPr id="58888" name="Group 58888"/>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494" name="Shape 67494"/>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8888" style="width:336.96pt;height:0.450012pt;mso-position-horizontal-relative:char;mso-position-vertical-relative:line" coordsize="42793,57">
                <v:shape id="Shape 67495"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4D978CED" w14:textId="77777777" w:rsidR="00064EE2" w:rsidRDefault="00000000">
      <w:pPr>
        <w:ind w:left="-5" w:right="15"/>
      </w:pPr>
      <w:r>
        <w:t>CHAPTER EIGHT</w:t>
      </w:r>
    </w:p>
    <w:p w14:paraId="4A0648B2" w14:textId="77777777" w:rsidR="00064EE2" w:rsidRDefault="00000000">
      <w:pPr>
        <w:pStyle w:val="Heading1"/>
        <w:ind w:left="-5"/>
      </w:pPr>
      <w:r>
        <w:t>The Policing Empire</w:t>
      </w:r>
    </w:p>
    <w:p w14:paraId="6E1FC461" w14:textId="77777777" w:rsidR="00064EE2" w:rsidRDefault="00000000">
      <w:pPr>
        <w:ind w:left="-5" w:right="15"/>
      </w:pPr>
      <w:r>
        <w:t>How Ancient Patterns Run Modern States</w:t>
      </w:r>
    </w:p>
    <w:p w14:paraId="53BDB6C5" w14:textId="77777777" w:rsidR="00064EE2" w:rsidRDefault="00000000">
      <w:pPr>
        <w:ind w:left="-5" w:right="15"/>
      </w:pPr>
      <w:r>
        <w:t>The altar became a situation room. The tithe became a tax.</w:t>
      </w:r>
    </w:p>
    <w:p w14:paraId="30199562" w14:textId="77777777" w:rsidR="00064EE2" w:rsidRDefault="00000000">
      <w:pPr>
        <w:spacing w:after="259"/>
        <w:ind w:left="-5"/>
      </w:pPr>
      <w:r>
        <w:rPr>
          <w:i/>
        </w:rPr>
        <w:t>The ancient patterns did not end, they changed their clothes. An empire that describes itself as a protector is examined, along with the currency that made the protection compulsory, the deaths the arrangement produced, and a dog whose death explains why a name has to be attached to every decision before it is made.</w:t>
      </w:r>
    </w:p>
    <w:p w14:paraId="6084A711"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00224" behindDoc="0" locked="0" layoutInCell="1" allowOverlap="1" wp14:anchorId="191FF52B" wp14:editId="7A0D2FAF">
                <wp:simplePos x="0" y="0"/>
                <wp:positionH relativeFrom="column">
                  <wp:posOffset>237744</wp:posOffset>
                </wp:positionH>
                <wp:positionV relativeFrom="paragraph">
                  <wp:posOffset>-23099</wp:posOffset>
                </wp:positionV>
                <wp:extent cx="14288" cy="910463"/>
                <wp:effectExtent l="0" t="0" r="0" b="0"/>
                <wp:wrapSquare wrapText="bothSides"/>
                <wp:docPr id="58850" name="Group 58850"/>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496" name="Shape 67496"/>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8850" style="width:1.125pt;height:71.69pt;position:absolute;mso-position-horizontal-relative:text;mso-position-horizontal:absolute;margin-left:18.72pt;mso-position-vertical-relative:text;margin-top:-1.81888pt;" coordsize="142,9104">
                <v:shape id="Shape 67497"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commentRangeStart w:id="38"/>
      <w:del w:id="9076" w:author="Perplexity Computer" w:date="2026-08-23T11:00:00Z">
        <w:r>
          <w:rPr>
            <w:i/>
            <w:color w:val="333333"/>
          </w:rPr>
          <w:delText>The ancient patterns did not end. They changed their clothes. The altar became a situation room.</w:delText>
        </w:r>
      </w:del>
      <w:ins w:id="9077" w:author="Perplexity Computer" w:date="2026-08-23T11:00:00Z">
        <w:r>
          <w:rPr>
            <w:i/>
            <w:color w:val="333333"/>
          </w:rPr>
          <w:t>The altar became a situation room. The priest became a press secretary. The covenant became a defense treaty. The tithe became a tax. The crusade became a preemptive strike. Same architecture. Contemporary materials.</w:t>
        </w:r>
      </w:ins>
      <w:r>
        <w:rPr>
          <w:i/>
          <w:color w:val="333333"/>
        </w:rPr>
        <w:t xml:space="preserve"> The priest became a press secretary. The covenant became a defense treaty. The tithe became a tax. The crusade became a preemptive strike. Same architecture. Contemporary materials.</w:t>
      </w:r>
      <w:commentRangeEnd w:id="38"/>
      <w:r>
        <w:rPr>
          <w:rStyle w:val="CommentReference"/>
        </w:rPr>
        <w:commentReference w:id="38"/>
      </w:r>
    </w:p>
    <w:p w14:paraId="5C0A288A" w14:textId="77777777" w:rsidR="00064EE2" w:rsidRDefault="00000000">
      <w:pPr>
        <w:pStyle w:val="Heading2"/>
        <w:ind w:left="-5"/>
      </w:pPr>
      <w:r>
        <w:t>Hundreds of Rooms</w:t>
      </w:r>
    </w:p>
    <w:p w14:paraId="0CC22F85" w14:textId="77777777" w:rsidR="00064EE2" w:rsidRDefault="00000000">
      <w:pPr>
        <w:ind w:left="-5" w:right="15"/>
      </w:pPr>
      <w:r>
        <w:t>Counts vary, and the variation is not evasion, it is definitional. A base may mean a persistent operational installation. A site may mean a smaller facility, an access location, or a separate property record inside one installation. The Congressional Research Service, reporting in July 2024, identifies sixty-eight persistent overseas bases in its principal accounting while discussing other sites and access arrangements separately; broader Defense Department property inventories produce far larger numbers. [12]</w:t>
      </w:r>
    </w:p>
    <w:p w14:paraId="10A5BEB0" w14:textId="77777777" w:rsidR="00064EE2" w:rsidRDefault="00000000">
      <w:pPr>
        <w:ind w:left="-5" w:right="15"/>
      </w:pPr>
      <w:r>
        <w:t>So the honest claim is not a number. It is that no other contemporary state operates anything comparable, by any of the definitions, and that the disagreement is only ever about how to count a thing nobody disputes the existence of.</w:t>
      </w:r>
    </w:p>
    <w:p w14:paraId="41911059" w14:textId="77777777" w:rsidR="00064EE2" w:rsidRDefault="00000000">
      <w:pPr>
        <w:ind w:left="-5" w:right="15"/>
      </w:pPr>
      <w:commentRangeStart w:id="39"/>
      <w:r>
        <w:t xml:space="preserve">Apply the Flip: what does a system that claims to protect actually do when the protected nation acts against the protector’s interests? Ask Iraq. Under the United Nations Oil-for-Food Programme </w:t>
      </w:r>
      <w:del w:id="9078" w:author="Perplexity Computer" w:date="2026-08-23T11:00:00Z">
        <w:r>
          <w:delText>it shifted the programme’s accounting from dollars to euros</w:delText>
        </w:r>
      </w:del>
      <w:ins w:id="9079" w:author="Perplexity Computer" w:date="2026-08-23T11:00:00Z">
        <w:r>
          <w:t>it shifted the program’s accounting from dollars to euros</w:t>
        </w:r>
      </w:ins>
      <w:r>
        <w:t xml:space="preserve"> in November 2000. The invasion began in March 2003, under claims about weapons of mass destruction that were never found. [13]</w:t>
      </w:r>
      <w:commentRangeEnd w:id="39"/>
      <w:r>
        <w:rPr>
          <w:rStyle w:val="CommentReference"/>
        </w:rPr>
        <w:commentReference w:id="39"/>
      </w:r>
    </w:p>
    <w:p w14:paraId="752CF8D3" w14:textId="77777777" w:rsidR="00064EE2" w:rsidRDefault="00000000">
      <w:pPr>
        <w:ind w:left="-5" w:right="15"/>
      </w:pPr>
      <w:r>
        <w:t>The sequence is real. The causal link is disputed. Both things can be true, and the case against that invasion never needed the currency theory to stand up.</w:t>
      </w:r>
    </w:p>
    <w:p w14:paraId="5952B654" w14:textId="77777777" w:rsidR="00064EE2" w:rsidRDefault="00000000">
      <w:pPr>
        <w:spacing w:after="372"/>
        <w:ind w:left="-5" w:right="15"/>
      </w:pPr>
      <w:r>
        <w:t>However you count them, each one is a room. And the room is always teaching.</w:t>
      </w:r>
    </w:p>
    <w:p w14:paraId="5529A222" w14:textId="77777777" w:rsidR="00064EE2" w:rsidRDefault="00000000">
      <w:pPr>
        <w:pStyle w:val="Heading2"/>
        <w:ind w:left="-5"/>
      </w:pPr>
      <w:r>
        <w:t>Rome, and the Word for What Rome Did</w:t>
      </w:r>
    </w:p>
    <w:p w14:paraId="393DE897" w14:textId="77777777" w:rsidR="00064EE2" w:rsidRDefault="00000000">
      <w:pPr>
        <w:ind w:left="-5" w:right="15"/>
      </w:pPr>
      <w:r>
        <w:t>Roman rule was repeatedly represented in imperial language and monument as the provider of order, security, and peace. Historians later condensed the long period into the label Pax Romana. The useful point is not that every Roman official used one modern slogan; it is that empires have long justified extraction and garrisoning in the language of order as well as conquest.</w:t>
      </w:r>
    </w:p>
    <w:p w14:paraId="1710B476" w14:textId="77777777" w:rsidR="00064EE2" w:rsidRDefault="00000000">
      <w:pPr>
        <w:ind w:left="-5" w:right="15"/>
      </w:pPr>
      <w:r>
        <w:t>The phrase is worth keeping in the original, because it survived. Pax Romana is Latin for the Roman peace, and later empires reached for the same construction deliberately. Pax Britannica for the century Britain ran the sea lanes. Pax Americana for the arrangement since 1945. In every case the word for what is being provided is peace, the word for who is providing it is the name of the provider, and the two are set side by side so that they cannot be separated by anyone living underneath them.</w:t>
      </w:r>
    </w:p>
    <w:p w14:paraId="76E7D0E8" w14:textId="77777777" w:rsidR="00064EE2" w:rsidRDefault="00000000">
      <w:pPr>
        <w:ind w:left="-5" w:right="15"/>
      </w:pPr>
      <w:r>
        <w:t>The claim was partly true, which is what made it work. The roads were real. The courts functioned. Trade moved safely across distances that had been lethal a century earlier. A province genuinely did receive something.</w:t>
      </w:r>
    </w:p>
    <w:p w14:paraId="36463D68" w14:textId="77777777" w:rsidR="00064EE2" w:rsidRDefault="00000000">
      <w:pPr>
        <w:spacing w:after="259"/>
        <w:ind w:left="-5" w:right="15"/>
      </w:pPr>
      <w:r>
        <w:t>The problem was structural rather than moral, and it shows up in one question: could a province decline? Could a city that felt adequately peaceful already say thank you, we are fine, please take the garrison home? It could not, and the moment a protection cannot be refused it has stopped being protection and become something else that has kept the name.</w:t>
      </w:r>
    </w:p>
    <w:p w14:paraId="3FAE92A0"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01248" behindDoc="0" locked="0" layoutInCell="1" allowOverlap="1" wp14:anchorId="66EB4E33" wp14:editId="6C23DDA8">
                <wp:simplePos x="0" y="0"/>
                <wp:positionH relativeFrom="column">
                  <wp:posOffset>237744</wp:posOffset>
                </wp:positionH>
                <wp:positionV relativeFrom="paragraph">
                  <wp:posOffset>-23099</wp:posOffset>
                </wp:positionV>
                <wp:extent cx="14288" cy="827532"/>
                <wp:effectExtent l="0" t="0" r="0" b="0"/>
                <wp:wrapSquare wrapText="bothSides"/>
                <wp:docPr id="59012" name="Group 59012"/>
                <wp:cNvGraphicFramePr/>
                <a:graphic xmlns:a="http://schemas.openxmlformats.org/drawingml/2006/main">
                  <a:graphicData uri="http://schemas.microsoft.com/office/word/2010/wordprocessingGroup">
                    <wpg:wgp>
                      <wpg:cNvGrpSpPr/>
                      <wpg:grpSpPr>
                        <a:xfrm>
                          <a:off x="0" y="0"/>
                          <a:ext cx="14288" cy="827532"/>
                          <a:chOff x="0" y="0"/>
                          <a:chExt cx="14288" cy="827532"/>
                        </a:xfrm>
                      </wpg:grpSpPr>
                      <wps:wsp>
                        <wps:cNvPr id="67498" name="Shape 67498"/>
                        <wps:cNvSpPr/>
                        <wps:spPr>
                          <a:xfrm>
                            <a:off x="0" y="0"/>
                            <a:ext cx="14288" cy="827532"/>
                          </a:xfrm>
                          <a:custGeom>
                            <a:avLst/>
                            <a:gdLst/>
                            <a:ahLst/>
                            <a:cxnLst/>
                            <a:rect l="0" t="0" r="0" b="0"/>
                            <a:pathLst>
                              <a:path w="14288" h="827532">
                                <a:moveTo>
                                  <a:pt x="0" y="0"/>
                                </a:moveTo>
                                <a:lnTo>
                                  <a:pt x="14288" y="0"/>
                                </a:lnTo>
                                <a:lnTo>
                                  <a:pt x="14288" y="827532"/>
                                </a:lnTo>
                                <a:lnTo>
                                  <a:pt x="0" y="82753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9012" style="width:1.125pt;height:65.16pt;position:absolute;mso-position-horizontal-relative:text;mso-position-horizontal:absolute;margin-left:18.72pt;mso-position-vertical-relative:text;margin-top:-1.81891pt;" coordsize="142,8275">
                <v:shape id="Shape 67499" style="position:absolute;width:142;height:8275;left:0;top:0;" coordsize="14288,827532" path="m0,0l14288,0l14288,827532l0,827532l0,0">
                  <v:stroke weight="0pt" endcap="flat" joinstyle="miter" miterlimit="10" on="false" color="#000000" opacity="0"/>
                  <v:fill on="true" color="#999999"/>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2272" behindDoc="0" locked="0" layoutInCell="1" allowOverlap="1" wp14:anchorId="36FB5BC9" wp14:editId="63FCFB45">
                <wp:simplePos x="0" y="0"/>
                <wp:positionH relativeFrom="column">
                  <wp:posOffset>237744</wp:posOffset>
                </wp:positionH>
                <wp:positionV relativeFrom="paragraph">
                  <wp:posOffset>682168</wp:posOffset>
                </wp:positionV>
                <wp:extent cx="14288" cy="546278"/>
                <wp:effectExtent l="0" t="0" r="0" b="0"/>
                <wp:wrapSquare wrapText="bothSides"/>
                <wp:docPr id="59303" name="Group 59303"/>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500" name="Shape 67500"/>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9303" style="width:1.125pt;height:43.014pt;position:absolute;mso-position-horizontal-relative:text;mso-position-horizontal:absolute;margin-left:18.72pt;mso-position-vertical-relative:text;margin-top:53.714pt;" coordsize="142,5462">
                <v:shape id="Shape 67501"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Every durable system organizes itself around a center it did not create and cannot finally own. Rome called that center order. The United States calls it freedom. Neither invented the thing they named, and neither can hold the deed to it, which is why both had to keep claiming to be its protector rather than its owner. The claim is always the same, and the failure is always the same: the day control gets mistaken for legitimacy.</w:t>
      </w:r>
    </w:p>
    <w:p w14:paraId="273BE7C8" w14:textId="77777777" w:rsidR="00064EE2" w:rsidRDefault="00000000">
      <w:pPr>
        <w:ind w:left="-5" w:right="15"/>
      </w:pPr>
      <w:r>
        <w:t>Run the comparison as an analogy and some features line up while others do not. Roman imperial provinces and the modern U.S.-led order are separated by law, institutions, citizenship, markets, and two millennia of political change. What can still be compared is the recurring advantage of the center: military presence is narrated as protection, the center’s monetary system reduces transaction costs while also conferring financial power, and both arrangements can be defended internally as preferable to the disorder they are said to prevent. That is a structural comparison, not an identity claim.</w:t>
      </w:r>
    </w:p>
    <w:p w14:paraId="4037AD76" w14:textId="77777777" w:rsidR="00064EE2" w:rsidRDefault="00000000">
      <w:pPr>
        <w:ind w:left="-5" w:right="15"/>
      </w:pPr>
      <w:r>
        <w:t>Set the two side by side properly, because the correlations are specific rather than atmospheric.</w:t>
      </w:r>
    </w:p>
    <w:p w14:paraId="33065E7C" w14:textId="77777777" w:rsidR="00064EE2" w:rsidRDefault="00000000">
      <w:pPr>
        <w:ind w:left="-5" w:right="15"/>
      </w:pPr>
      <w:r>
        <w:t>Rome extracted from the edges and narrated order at the center. Tribute flowed inward from the provinces; the story flowed outward from the capital, and the story was always about what the provinces were receiving. The United States has run the same arrangement with different instruments: the extraction is financial rather than agricultural, and the narration is media rather than monument, but the direction of travel is identical in both.</w:t>
      </w:r>
    </w:p>
    <w:p w14:paraId="166393FD" w14:textId="77777777" w:rsidR="00064EE2" w:rsidRDefault="00000000">
      <w:pPr>
        <w:ind w:left="-5" w:right="15"/>
      </w:pPr>
      <w:r>
        <w:t>Rome maintained its legions where its interests were and called the arrangement protection. So does this one, at a scale Rome could not have imagined, and with the same insistence that the garrisons are welcome.</w:t>
      </w:r>
    </w:p>
    <w:p w14:paraId="05311BB1" w14:textId="77777777" w:rsidR="00064EE2" w:rsidRDefault="00000000">
      <w:pPr>
        <w:ind w:left="-5" w:right="15"/>
      </w:pPr>
      <w:r>
        <w:t>Rome ran bread and circuses. That phrase is usually quoted as contempt for the crowd, which gets it exactly backwards. Grain distribution and public spectacle were pressure-management technology. They reduced the felt urgency of a structural problem without touching the structure, and they worked, which is why they lasted. Any system that can lower the temperature without addressing the cause will do that indefinitely, because it is cheaper. Ask what performs that function now and the answers are not hard to find.</w:t>
      </w:r>
    </w:p>
    <w:p w14:paraId="4800136B" w14:textId="77777777" w:rsidR="00064EE2" w:rsidRDefault="00000000">
      <w:pPr>
        <w:ind w:left="-5" w:right="15"/>
      </w:pPr>
      <w:r>
        <w:t>Rome used spectacle to make its own logic visible and acceptable at the same time. The arena was not a distraction from imperial values. It was imperial values, staged, with the outcome of disobedience shown in public to an audience that had paid to be there.</w:t>
      </w:r>
    </w:p>
    <w:p w14:paraId="45F5B99A"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03296" behindDoc="0" locked="0" layoutInCell="1" allowOverlap="1" wp14:anchorId="7B406A51" wp14:editId="713BA6F9">
                <wp:simplePos x="0" y="0"/>
                <wp:positionH relativeFrom="column">
                  <wp:posOffset>237744</wp:posOffset>
                </wp:positionH>
                <wp:positionV relativeFrom="paragraph">
                  <wp:posOffset>-23099</wp:posOffset>
                </wp:positionV>
                <wp:extent cx="14288" cy="910463"/>
                <wp:effectExtent l="0" t="0" r="0" b="0"/>
                <wp:wrapSquare wrapText="bothSides"/>
                <wp:docPr id="59340" name="Group 59340"/>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02" name="Shape 67502"/>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9340" style="width:1.125pt;height:71.69pt;position:absolute;mso-position-horizontal-relative:text;mso-position-horizontal:absolute;margin-left:18.72pt;mso-position-vertical-relative:text;margin-top:-1.8189pt;" coordsize="142,9104">
                <v:shape id="Shape 67503"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And the failure mode is the same one in both cases: a system that has been continuous for a long time begins to treat continuity as legitimacy. We have always been here becomes we are entitled to be here, and the two are not the same claim. One is a fact about duration. The other is a claim about right, and nothing about lasting a long time establishes it.</w:t>
      </w:r>
    </w:p>
    <w:p w14:paraId="7EDE1897" w14:textId="77777777" w:rsidR="00064EE2" w:rsidRDefault="00000000">
      <w:pPr>
        <w:ind w:left="-5" w:right="15"/>
      </w:pPr>
      <w:r>
        <w:t>The people writing under Roman occupation had a word for the pattern, and they did not use Rome’s name. They called it Babylon: luxury built on extraction, wealth separated from accountability, and a culture intoxicated enough not to look at what paid for it. That was not a prophecy about a city. It was a category. Rome was Babylon, and every system that reproduces Rome’s pattern becomes Babylon again, which is why the description keeps fitting.</w:t>
      </w:r>
    </w:p>
    <w:p w14:paraId="29625C48" w14:textId="77777777" w:rsidR="00064EE2" w:rsidRDefault="00000000">
      <w:pPr>
        <w:spacing w:after="370"/>
        <w:ind w:left="-5" w:right="15"/>
      </w:pPr>
      <w:r>
        <w:t>And Rome did not fall the way most people imagine. The invasions came late, and they came to something already hollow. What came first is the subject of the next chapter: the guard created to protect the center worked out that it could sell it instead.</w:t>
      </w:r>
    </w:p>
    <w:p w14:paraId="3D7B00B6" w14:textId="77777777" w:rsidR="00064EE2" w:rsidRDefault="00000000">
      <w:pPr>
        <w:pStyle w:val="Heading2"/>
        <w:ind w:left="-5"/>
      </w:pPr>
      <w:r>
        <w:t>1971, When the Map Changed</w:t>
      </w:r>
    </w:p>
    <w:p w14:paraId="32D715B1" w14:textId="77777777" w:rsidR="00064EE2" w:rsidRDefault="00000000">
      <w:pPr>
        <w:ind w:left="-5" w:right="15"/>
      </w:pPr>
      <w:commentRangeStart w:id="40"/>
      <w:r>
        <w:t xml:space="preserve">On August 15, 1971, Nixon announced that the United States would no longer convert dollars to gold at a fixed rate. Through the 1970s, American and Saudi security and investment arrangements </w:t>
      </w:r>
      <w:del w:id="9080" w:author="Perplexity Computer" w:date="2026-08-23T11:00:00Z">
        <w:r>
          <w:delText>funnelled oil revenues into dollardenominated assets</w:delText>
        </w:r>
      </w:del>
      <w:ins w:id="9081" w:author="Perplexity Computer" w:date="2026-08-23T11:00:00Z">
        <w:r>
          <w:t>funneled oil revenues into dollar-denominated assets</w:t>
        </w:r>
      </w:ins>
      <w:r>
        <w:t>, and oil stayed priced in dollars. Any nation that needed oil needed dollars. The dollar became not just a currency but the medium through which global energy flowed. The United States did not own the oil. It owned the channel. [14]</w:t>
      </w:r>
      <w:commentRangeEnd w:id="40"/>
      <w:r>
        <w:rPr>
          <w:rStyle w:val="CommentReference"/>
        </w:rPr>
        <w:commentReference w:id="40"/>
      </w:r>
    </w:p>
    <w:p w14:paraId="0067FD66" w14:textId="77777777" w:rsidR="00064EE2" w:rsidRDefault="00000000">
      <w:pPr>
        <w:spacing w:after="259"/>
        <w:ind w:left="-5" w:right="15"/>
      </w:pPr>
      <w:r>
        <w:t>One correction worth making, because the popular version overstates it: there was never a single formal agreement requiring Saudi Arabia to price oil exclusively in dollars, and no such agreement expired. What held the channel open was not a contract. It was convention, market depth, security guarantees, and the absence of anywhere else to go, which is harder to leave than a contract would have been.</w:t>
      </w:r>
    </w:p>
    <w:p w14:paraId="3070DA38"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04320" behindDoc="0" locked="0" layoutInCell="1" allowOverlap="1" wp14:anchorId="1881A0E9" wp14:editId="4006C743">
                <wp:simplePos x="0" y="0"/>
                <wp:positionH relativeFrom="column">
                  <wp:posOffset>237744</wp:posOffset>
                </wp:positionH>
                <wp:positionV relativeFrom="paragraph">
                  <wp:posOffset>-23099</wp:posOffset>
                </wp:positionV>
                <wp:extent cx="14288" cy="1036751"/>
                <wp:effectExtent l="0" t="0" r="0" b="0"/>
                <wp:wrapSquare wrapText="bothSides"/>
                <wp:docPr id="59341" name="Group 59341"/>
                <wp:cNvGraphicFramePr/>
                <a:graphic xmlns:a="http://schemas.openxmlformats.org/drawingml/2006/main">
                  <a:graphicData uri="http://schemas.microsoft.com/office/word/2010/wordprocessingGroup">
                    <wpg:wgp>
                      <wpg:cNvGrpSpPr/>
                      <wpg:grpSpPr>
                        <a:xfrm>
                          <a:off x="0" y="0"/>
                          <a:ext cx="14288" cy="1036751"/>
                          <a:chOff x="0" y="0"/>
                          <a:chExt cx="14288" cy="1036751"/>
                        </a:xfrm>
                      </wpg:grpSpPr>
                      <wps:wsp>
                        <wps:cNvPr id="67504" name="Shape 67504"/>
                        <wps:cNvSpPr/>
                        <wps:spPr>
                          <a:xfrm>
                            <a:off x="0" y="0"/>
                            <a:ext cx="14288" cy="1036751"/>
                          </a:xfrm>
                          <a:custGeom>
                            <a:avLst/>
                            <a:gdLst/>
                            <a:ahLst/>
                            <a:cxnLst/>
                            <a:rect l="0" t="0" r="0" b="0"/>
                            <a:pathLst>
                              <a:path w="14288" h="1036751">
                                <a:moveTo>
                                  <a:pt x="0" y="0"/>
                                </a:moveTo>
                                <a:lnTo>
                                  <a:pt x="14288" y="0"/>
                                </a:lnTo>
                                <a:lnTo>
                                  <a:pt x="14288" y="1036751"/>
                                </a:lnTo>
                                <a:lnTo>
                                  <a:pt x="0" y="1036751"/>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9341" style="width:1.125pt;height:81.634pt;position:absolute;mso-position-horizontal-relative:text;mso-position-horizontal:absolute;margin-left:18.72pt;mso-position-vertical-relative:text;margin-top:-1.81891pt;" coordsize="142,10367">
                <v:shape id="Shape 67505" style="position:absolute;width:142;height:10367;left:0;top:0;" coordsize="14288,1036751" path="m0,0l14288,0l14288,1036751l0,1036751l0,0">
                  <v:stroke weight="0pt" endcap="flat" joinstyle="miter" miterlimit="10" on="false" color="#000000" opacity="0"/>
                  <v:fill on="true" color="#999999"/>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5344" behindDoc="0" locked="0" layoutInCell="1" allowOverlap="1" wp14:anchorId="5F172D27" wp14:editId="172C2CE1">
                <wp:simplePos x="0" y="0"/>
                <wp:positionH relativeFrom="column">
                  <wp:posOffset>237744</wp:posOffset>
                </wp:positionH>
                <wp:positionV relativeFrom="paragraph">
                  <wp:posOffset>500074</wp:posOffset>
                </wp:positionV>
                <wp:extent cx="14288" cy="546278"/>
                <wp:effectExtent l="0" t="0" r="0" b="0"/>
                <wp:wrapSquare wrapText="bothSides"/>
                <wp:docPr id="59505" name="Group 59505"/>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506" name="Shape 67506"/>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9505" style="width:1.125pt;height:43.014pt;position:absolute;mso-position-horizontal-relative:text;mso-position-horizontal:absolute;margin-left:18.72pt;mso-position-vertical-relative:text;margin-top:39.3759pt;" coordsize="142,5462">
                <v:shape id="Shape 67507"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The gold-convertibility era tied the dollar to a formal redemption promise. The later dollar-centered energy system rested on a different bundle: deep capital markets, trade convention, security relationships, network effects, and U.S. power. Calling that bundle a single contract, or saying oil could legally be bought only with dollars, makes the argument easier to attack and less true.</w:t>
      </w:r>
    </w:p>
    <w:p w14:paraId="7470579B" w14:textId="77777777" w:rsidR="00064EE2" w:rsidRDefault="00000000">
      <w:pPr>
        <w:pStyle w:val="Heading2"/>
        <w:ind w:left="-5"/>
      </w:pPr>
      <w:r>
        <w:t>The Death Numbers</w:t>
      </w:r>
    </w:p>
    <w:p w14:paraId="14DDC58E" w14:textId="77777777" w:rsidR="00064EE2" w:rsidRDefault="00000000">
      <w:pPr>
        <w:ind w:left="-5" w:right="15"/>
      </w:pPr>
      <w:commentRangeStart w:id="41"/>
      <w:r>
        <w:t xml:space="preserve">Count the whole century and the number is enormous beyond argument. Estimates for twentieth-century war deaths run from around a hundred and ten million counting direct violence to well over two hundred million </w:t>
      </w:r>
      <w:del w:id="9082" w:author="Perplexity Computer" w:date="2026-08-23T11:00:00Z">
        <w:r>
          <w:delText>once warinduced famine and disease are included</w:delText>
        </w:r>
      </w:del>
      <w:ins w:id="9083" w:author="Perplexity Computer" w:date="2026-08-23T11:00:00Z">
        <w:r>
          <w:t>once war-induced famine and disease are included</w:t>
        </w:r>
      </w:ins>
      <w:r>
        <w:t>, and the two World Wars account for most of it. [15]</w:t>
      </w:r>
      <w:commentRangeEnd w:id="41"/>
      <w:r>
        <w:rPr>
          <w:rStyle w:val="CommentReference"/>
        </w:rPr>
        <w:commentReference w:id="41"/>
      </w:r>
    </w:p>
    <w:p w14:paraId="1AF08FF6" w14:textId="77777777" w:rsidR="00064EE2" w:rsidRDefault="00000000">
      <w:pPr>
        <w:ind w:left="-5" w:right="15"/>
      </w:pPr>
      <w:r>
        <w:t>Narrow it to the period since 1945, the era the winners named the long peace, and the honest answer becomes tens of millions, and the imprecision is the point. There is no agreed total. Different datasets count different conflicts, different date ranges, and different kinds of death, and the figure moves by tens of millions depending on whether you include the famines, the epidemics, and the collapsed infrastructure that follow a war and kill for a decade after the shooting stops. [15]</w:t>
      </w:r>
    </w:p>
    <w:p w14:paraId="19CF8CC3" w14:textId="77777777" w:rsidR="00064EE2" w:rsidRDefault="00000000">
      <w:pPr>
        <w:spacing w:after="259"/>
        <w:ind w:left="-5" w:right="15"/>
      </w:pPr>
      <w:commentRangeStart w:id="42"/>
      <w:r>
        <w:t xml:space="preserve">Sit with the asymmetry for a second. Militaries can track weapons and inventories with extraordinary precision, while estimates of war deaths can differ by millions because researchers are answering different questions: </w:t>
      </w:r>
      <w:del w:id="9084" w:author="Perplexity Computer" w:date="2026-08-23T11:00:00Z">
        <w:r>
          <w:delText>direct battle deaths, onesided violence</w:delText>
        </w:r>
      </w:del>
      <w:ins w:id="9085" w:author="Perplexity Computer" w:date="2026-08-23T11:00:00Z">
        <w:r>
          <w:t>direct battle deaths, one-sided violence</w:t>
        </w:r>
      </w:ins>
      <w:r>
        <w:t>, indirect deaths from hunger and disease, or all of those together. The uncertainty is real, but it is methodological rather than evidence that nobody bothered to count. [15]</w:t>
      </w:r>
      <w:commentRangeEnd w:id="42"/>
      <w:r>
        <w:rPr>
          <w:rStyle w:val="CommentReference"/>
        </w:rPr>
        <w:commentReference w:id="42"/>
      </w:r>
    </w:p>
    <w:p w14:paraId="4A57D7C0"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06368" behindDoc="0" locked="0" layoutInCell="1" allowOverlap="1" wp14:anchorId="14C262F2" wp14:editId="005AA207">
                <wp:simplePos x="0" y="0"/>
                <wp:positionH relativeFrom="column">
                  <wp:posOffset>237744</wp:posOffset>
                </wp:positionH>
                <wp:positionV relativeFrom="paragraph">
                  <wp:posOffset>-23100</wp:posOffset>
                </wp:positionV>
                <wp:extent cx="14288" cy="364185"/>
                <wp:effectExtent l="0" t="0" r="0" b="0"/>
                <wp:wrapSquare wrapText="bothSides"/>
                <wp:docPr id="59506" name="Group 59506"/>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508" name="Shape 67508"/>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9506" style="width:1.125pt;height:28.676pt;position:absolute;mso-position-horizontal-relative:text;mso-position-horizontal:absolute;margin-left:18.72pt;mso-position-vertical-relative:text;margin-top:-1.81897pt;" coordsize="142,3641">
                <v:shape id="Shape 67509"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That is not a gap in the data. That is a statement of priorities, written in what got counted.</w:t>
      </w:r>
    </w:p>
    <w:p w14:paraId="26FCC275" w14:textId="77777777" w:rsidR="00064EE2" w:rsidRDefault="00000000">
      <w:pPr>
        <w:ind w:left="-5" w:right="15"/>
      </w:pPr>
      <w:r>
        <w:t>Apply the Flip anyway, because the conclusion survives the uncertainty: a system that produces mass death continuously across its entire period of supposed dominance, while narrating each new war as the exception required to preserve the peace, is not a peace system with a violence problem. It is a violence system with a peace narrative.</w:t>
      </w:r>
    </w:p>
    <w:p w14:paraId="49BCD6F3" w14:textId="77777777" w:rsidR="00064EE2" w:rsidRDefault="00000000">
      <w:pPr>
        <w:pStyle w:val="Heading2"/>
        <w:ind w:left="-5"/>
      </w:pPr>
      <w:r>
        <w:t>Narrative Control</w:t>
      </w:r>
    </w:p>
    <w:p w14:paraId="6C8EF6F3" w14:textId="77777777" w:rsidR="00064EE2" w:rsidRDefault="00000000">
      <w:pPr>
        <w:spacing w:after="370"/>
        <w:ind w:left="-5" w:right="15"/>
      </w:pPr>
      <w:commentRangeStart w:id="43"/>
      <w:r>
        <w:t xml:space="preserve">American soldiers killed in combat receive names, photographs, hometowns. The people killed by American military actions in other countries receive, if they receive anything, a number. </w:t>
      </w:r>
      <w:del w:id="9086" w:author="Perplexity Computer" w:date="2026-08-23T11:00:00Z">
        <w:r>
          <w:delText>The hundred and twenty-three children in Chapter Four.</w:delText>
        </w:r>
      </w:del>
      <w:ins w:id="9087" w:author="Perplexity Computer" w:date="2026-08-23T11:00:00Z">
        <w:r>
          <w:t>The children in Chapter Four, whichever count you accept.</w:t>
        </w:r>
      </w:ins>
      <w:r>
        <w:t xml:space="preserve"> Do you know a single one of their names? The naming asymmetry is the control.</w:t>
      </w:r>
      <w:commentRangeEnd w:id="43"/>
      <w:r>
        <w:rPr>
          <w:rStyle w:val="CommentReference"/>
        </w:rPr>
        <w:commentReference w:id="43"/>
      </w:r>
    </w:p>
    <w:p w14:paraId="43A4BDD7" w14:textId="77777777" w:rsidR="00064EE2" w:rsidRDefault="00000000">
      <w:pPr>
        <w:pStyle w:val="Heading2"/>
        <w:ind w:left="-5"/>
      </w:pPr>
      <w:commentRangeStart w:id="44"/>
      <w:del w:id="9088" w:author="Perplexity Computer" w:date="2026-08-23T11:00:00Z">
        <w:r>
          <w:delText>Loki’s Law</w:delText>
        </w:r>
      </w:del>
      <w:ins w:id="9089" w:author="Perplexity Computer" w:date="2026-08-23T11:00:00Z">
        <w:r>
          <w:t>Loki Law</w:t>
        </w:r>
      </w:ins>
      <w:commentRangeEnd w:id="44"/>
      <w:r>
        <w:rPr>
          <w:rStyle w:val="CommentReference"/>
        </w:rPr>
        <w:commentReference w:id="44"/>
      </w:r>
    </w:p>
    <w:p w14:paraId="2213BACC" w14:textId="77777777" w:rsidR="00064EE2" w:rsidRDefault="00000000">
      <w:pPr>
        <w:ind w:left="-5" w:right="15"/>
      </w:pPr>
      <w:r>
        <w:t>There is a dog buried in this argument, and he belongs here.</w:t>
      </w:r>
    </w:p>
    <w:p w14:paraId="69F1E7D8" w14:textId="77777777" w:rsidR="00064EE2" w:rsidRDefault="00000000">
      <w:pPr>
        <w:ind w:left="-5" w:right="15"/>
      </w:pPr>
      <w:r>
        <w:t>Loki was my dog. A French bulldog, two years old, and he died of heat exposure at my own house. Not from cruelty. Nobody hurt him. He died from a handoff, because his care passed from one person to another and the single piece of information that would have saved him did not pass with it. Everyone in that chain was doing what they thought they were supposed to be doing. The gap was between them.</w:t>
      </w:r>
    </w:p>
    <w:p w14:paraId="00582B1B" w14:textId="77777777" w:rsidR="00064EE2" w:rsidRDefault="00000000">
      <w:pPr>
        <w:ind w:left="-5" w:right="15"/>
      </w:pPr>
      <w:r>
        <w:t>The policy written afterward carries his name, and its first rule is the only rule that matters here. One animal, one name. Not a team. Not a shift. A person. The animal’s name goes on that person’s badge, worn where guests can see it. Responsibility never transfers by assumption: a handoff requires the receiving person to say out loud that they have accepted it, in writing, and until they do the original keeper still owns the animal. Never unassigned. Not for an hour. [16]</w:t>
      </w:r>
    </w:p>
    <w:p w14:paraId="517A51EC" w14:textId="77777777" w:rsidR="00064EE2" w:rsidRDefault="00000000">
      <w:pPr>
        <w:ind w:left="-5" w:right="15"/>
      </w:pPr>
      <w:r>
        <w:t>The part that carries his name is called the lifeline, and it is a physical object rather than a principle. The keeper wears a badge, and on that badge is a small tag for every animal in their care that day: sloth, lemur, python, turtle. The animal has a matching badge at its own enclosure with the keeper’s name on it, so that any visitor standing in front of it can read who is responsible for the animal in front of them, by name, today. Sometimes there are two of these and sometimes three, because the line has to be visible from both ends.</w:t>
      </w:r>
    </w:p>
    <w:p w14:paraId="5CA59D88" w14:textId="77777777" w:rsidR="00064EE2" w:rsidRDefault="00000000">
      <w:pPr>
        <w:ind w:left="-5" w:right="15"/>
      </w:pPr>
      <w:r>
        <w:t>And the keeper is not tied to that spot. They are expected to walk the whole park and to notice anything wrong anywhere in it, and to go and deal with it. What does not move is the responsibility. The animals on the badge stay on the badge wherever the person goes, so that the freedom to help everywhere never becomes an excuse for the one place that was actually theirs.</w:t>
      </w:r>
    </w:p>
    <w:p w14:paraId="5899479E" w14:textId="77777777" w:rsidR="00064EE2" w:rsidRDefault="00000000">
      <w:pPr>
        <w:spacing w:after="259"/>
        <w:ind w:left="-5" w:right="15"/>
      </w:pPr>
      <w:r>
        <w:t>Now hold that next to Minab. Public reporting and Amnesty’s reconstruction raise the possibility that outdated information about a building once inside a military compound persisted after it had become a school. The completed U.S. investigation was not public when this edition was prepared, so the precise data path, review failures, and role of any automated system remain questions rather than established facts. [6]</w:t>
      </w:r>
    </w:p>
    <w:p w14:paraId="0B5D50BE"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07392" behindDoc="0" locked="0" layoutInCell="1" allowOverlap="1" wp14:anchorId="30069E4A" wp14:editId="08F35C1F">
                <wp:simplePos x="0" y="0"/>
                <wp:positionH relativeFrom="column">
                  <wp:posOffset>237744</wp:posOffset>
                </wp:positionH>
                <wp:positionV relativeFrom="paragraph">
                  <wp:posOffset>-23099</wp:posOffset>
                </wp:positionV>
                <wp:extent cx="14288" cy="910463"/>
                <wp:effectExtent l="0" t="0" r="0" b="0"/>
                <wp:wrapSquare wrapText="bothSides"/>
                <wp:docPr id="59822" name="Group 59822"/>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10" name="Shape 67510"/>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9822" style="width:1.125pt;height:71.69pt;position:absolute;mso-position-horizontal-relative:text;mso-position-horizontal:absolute;margin-left:18.72pt;mso-position-vertical-relative:text;margin-top:-1.81891pt;" coordsize="142,9104">
                <v:shape id="Shape 67511"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commentRangeStart w:id="45"/>
      <w:r>
        <w:rPr>
          <w:i/>
          <w:color w:val="333333"/>
        </w:rPr>
        <w:t xml:space="preserve">A dog died because responsibility had a gap in it. </w:t>
      </w:r>
      <w:del w:id="9090" w:author="Perplexity Computer" w:date="2026-08-23T11:00:00Z">
        <w:r>
          <w:rPr>
            <w:i/>
            <w:color w:val="333333"/>
          </w:rPr>
          <w:delText>A hundred and twenty-three children died because responsibility had a gap in it.</w:delText>
        </w:r>
      </w:del>
      <w:ins w:id="9091" w:author="Perplexity Computer" w:date="2026-08-23T11:00:00Z">
        <w:r>
          <w:rPr>
            <w:i/>
            <w:color w:val="333333"/>
          </w:rPr>
          <w:t>Children died because responsibility had a gap in it.</w:t>
        </w:r>
      </w:ins>
      <w:r>
        <w:rPr>
          <w:i/>
          <w:color w:val="333333"/>
        </w:rPr>
        <w:t xml:space="preserve"> The mechanism is identical and the only difference is scale, which is precisely why the fix has to be identical too. One target, one name. Never unassigned. Not for an hour.</w:t>
      </w:r>
      <w:commentRangeEnd w:id="45"/>
      <w:r>
        <w:rPr>
          <w:rStyle w:val="CommentReference"/>
        </w:rPr>
        <w:commentReference w:id="45"/>
      </w:r>
    </w:p>
    <w:p w14:paraId="15EF426C" w14:textId="77777777" w:rsidR="00064EE2" w:rsidRDefault="00000000">
      <w:pPr>
        <w:ind w:left="-5" w:right="15"/>
      </w:pPr>
      <w:r>
        <w:t>Which brings up the thing that has to be said now rather than in ten years, while the arrangement is still being decided.</w:t>
      </w:r>
    </w:p>
    <w:p w14:paraId="16D3E1F5" w14:textId="77777777" w:rsidR="00064EE2" w:rsidRDefault="00000000">
      <w:pPr>
        <w:ind w:left="-5" w:right="15"/>
      </w:pPr>
      <w:r>
        <w:t>Artificial intelligence is already inside targeting. It sorts imagery, ranks candidates, maintains classifications, flags patterns no human has time to review. Some of that is genuinely good: a machine that never gets tired and never skips the checklist is exactly what a stale database classification needed and did not have.</w:t>
      </w:r>
    </w:p>
    <w:p w14:paraId="59903ABC" w14:textId="77777777" w:rsidR="00064EE2" w:rsidRDefault="00000000">
      <w:pPr>
        <w:ind w:left="-5" w:right="15"/>
      </w:pPr>
      <w:r>
        <w:t>But there is one position it cannot be allowed to occupy, and it is the position on the badge.</w:t>
      </w:r>
    </w:p>
    <w:p w14:paraId="0D2A2A1F" w14:textId="77777777" w:rsidR="00064EE2" w:rsidRDefault="00000000">
      <w:pPr>
        <w:ind w:left="-5" w:right="15"/>
      </w:pPr>
      <w:r>
        <w:t>It is worth being exact about the words here, because the sloppy version of this argument is what lets the dangerous version through. A machine does not decide anything. A machine diagnoses. It sorts, ranks, matches, and returns the option that scores highest, and that is genuinely useful and often better than a tired human at three in the morning. But a diagnosis is not a decision. A decision is the act of accepting the consequence, and only a thing that can suffer a consequence is capable of making one.</w:t>
      </w:r>
    </w:p>
    <w:p w14:paraId="259EA95A" w14:textId="77777777" w:rsidR="00064EE2" w:rsidRDefault="00000000">
      <w:pPr>
        <w:ind w:left="-5" w:right="15"/>
      </w:pPr>
      <w:r>
        <w:t>A name on a decision is not paperwork. It is the whole mechanism. It works because a person can be asked, can be shamed, can be prosecuted, can be made to sit in a room with a parent, and can lie awake. Every one of those is a real consequence and every one of them requires a human being on the other end of it. An AI can be audited, corrected, retrained, and switched off, and none of those are accountability. They are maintenance.</w:t>
      </w:r>
    </w:p>
    <w:p w14:paraId="52D39D1D" w14:textId="77777777" w:rsidR="00064EE2" w:rsidRDefault="00000000">
      <w:pPr>
        <w:spacing w:after="259"/>
        <w:ind w:left="-5" w:right="15"/>
      </w:pPr>
      <w:r>
        <w:t>So the danger is not that the machine will decide to kill someone. The danger is far more ordinary: that it becomes the place responsibility goes to disappear. The system did it. The model flagged it. The algorithm assessed the risk as acceptable. Every one of those sentences is a handoff with nobody on the receiving end, and we have already seen what a handoff with nobody on the receiving end does to a dog on a hot deck.</w:t>
      </w:r>
    </w:p>
    <w:p w14:paraId="1B3F3CF3"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08416" behindDoc="0" locked="0" layoutInCell="1" allowOverlap="1" wp14:anchorId="7B21CDF3" wp14:editId="5AE6E86C">
                <wp:simplePos x="0" y="0"/>
                <wp:positionH relativeFrom="column">
                  <wp:posOffset>237744</wp:posOffset>
                </wp:positionH>
                <wp:positionV relativeFrom="paragraph">
                  <wp:posOffset>-23099</wp:posOffset>
                </wp:positionV>
                <wp:extent cx="14288" cy="910463"/>
                <wp:effectExtent l="0" t="0" r="0" b="0"/>
                <wp:wrapSquare wrapText="bothSides"/>
                <wp:docPr id="61224" name="Group 61224"/>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12" name="Shape 67512"/>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1224" style="width:1.125pt;height:71.69pt;position:absolute;mso-position-horizontal-relative:text;mso-position-horizontal:absolute;margin-left:18.72pt;mso-position-vertical-relative:text;margin-top:-1.81891pt;" coordsize="142,9104">
                <v:shape id="Shape 67513"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A machine may name the recommendation. A human being must own the consequence. If those two ever come apart, we will have built the first system in history that can kill at scale with nobody’s name on it, and we will have done it by accident, out of convenience, one reasonable-looking delegation at a time.</w:t>
      </w:r>
    </w:p>
    <w:p w14:paraId="641200D4" w14:textId="77777777" w:rsidR="00064EE2" w:rsidRDefault="00000000">
      <w:pPr>
        <w:spacing w:after="259"/>
        <w:ind w:left="-5" w:right="15"/>
      </w:pPr>
      <w:commentRangeStart w:id="46"/>
      <w:r>
        <w:t xml:space="preserve">Loki Law was written for animals in a park. </w:t>
      </w:r>
      <w:del w:id="9092" w:author="Perplexity Computer" w:date="2026-08-23T11:00:00Z">
        <w:r>
          <w:delText>It is ten rules long and a child could follow it.</w:delText>
        </w:r>
      </w:del>
      <w:ins w:id="9093" w:author="Perplexity Computer" w:date="2026-08-23T11:00:00Z">
        <w:r>
          <w:t>It is short enough that a child could follow it.</w:t>
        </w:r>
      </w:ins>
      <w:r>
        <w:t xml:space="preserve"> There is no technical reason the same standard cannot be applied to a weapon, and no honest reason it has not been.</w:t>
      </w:r>
      <w:commentRangeEnd w:id="46"/>
      <w:r>
        <w:rPr>
          <w:rStyle w:val="CommentReference"/>
        </w:rPr>
        <w:commentReference w:id="46"/>
      </w:r>
    </w:p>
    <w:p w14:paraId="21B6BAF4"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09440" behindDoc="0" locked="0" layoutInCell="1" allowOverlap="1" wp14:anchorId="676F6EE5" wp14:editId="38FE241A">
                <wp:simplePos x="0" y="0"/>
                <wp:positionH relativeFrom="column">
                  <wp:posOffset>237744</wp:posOffset>
                </wp:positionH>
                <wp:positionV relativeFrom="paragraph">
                  <wp:posOffset>-23100</wp:posOffset>
                </wp:positionV>
                <wp:extent cx="14288" cy="910463"/>
                <wp:effectExtent l="0" t="0" r="0" b="0"/>
                <wp:wrapSquare wrapText="bothSides"/>
                <wp:docPr id="61225" name="Group 61225"/>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14" name="Shape 67514"/>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1225" style="width:1.125pt;height:71.69pt;position:absolute;mso-position-horizontal-relative:text;mso-position-horizontal:absolute;margin-left:18.72pt;mso-position-vertical-relative:text;margin-top:-1.81894pt;" coordsize="142,9104">
                <v:shape id="Shape 67515"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The model is not a moral agent. The danger is institutional: people can route responsibility through a model, a process, or a committee until no one person experiences the consequence as theirs. Artificial intelligence can amplify that old problem, but it does not need motives of its own to do so.</w:t>
      </w:r>
    </w:p>
    <w:p w14:paraId="7A2EF8BB" w14:textId="77777777" w:rsidR="00064EE2" w:rsidRDefault="00000000">
      <w:pPr>
        <w:spacing w:after="153"/>
        <w:ind w:left="-5" w:right="15"/>
      </w:pPr>
      <w:r>
        <w:t>The next chapter examines what happens when the machine’s own protection apparatus gets captured from the inside. Because that, it turns out, is the oldest threat a working system faces.</w:t>
      </w:r>
    </w:p>
    <w:p w14:paraId="770912D2"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08BBDC48" wp14:editId="29FE59AD">
                <wp:extent cx="4279392" cy="5714"/>
                <wp:effectExtent l="0" t="0" r="0" b="0"/>
                <wp:docPr id="61227" name="Group 61227"/>
                <wp:cNvGraphicFramePr/>
                <a:graphic xmlns:a="http://schemas.openxmlformats.org/drawingml/2006/main">
                  <a:graphicData uri="http://schemas.microsoft.com/office/word/2010/wordprocessingGroup">
                    <wpg:wgp>
                      <wpg:cNvGrpSpPr/>
                      <wpg:grpSpPr>
                        <a:xfrm>
                          <a:off x="0" y="0"/>
                          <a:ext cx="4279392" cy="5714"/>
                          <a:chOff x="0" y="0"/>
                          <a:chExt cx="4279392" cy="5714"/>
                        </a:xfrm>
                      </wpg:grpSpPr>
                      <wps:wsp>
                        <wps:cNvPr id="67516" name="Shape 67516"/>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1227" style="width:336.96pt;height:0.449951pt;mso-position-horizontal-relative:char;mso-position-vertical-relative:line" coordsize="42793,57">
                <v:shape id="Shape 67517"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3223E9EB" w14:textId="77777777" w:rsidR="00064EE2" w:rsidRDefault="00000000">
      <w:pPr>
        <w:ind w:left="-5" w:right="15"/>
      </w:pPr>
      <w:r>
        <w:t>PART THREE</w:t>
      </w:r>
    </w:p>
    <w:p w14:paraId="26D197F1" w14:textId="77777777" w:rsidR="00064EE2" w:rsidRDefault="00000000">
      <w:pPr>
        <w:spacing w:after="156"/>
        <w:ind w:left="-5" w:right="15"/>
      </w:pPr>
      <w:r>
        <w:t>The Machine</w:t>
      </w:r>
    </w:p>
    <w:p w14:paraId="51BEBB89"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1DC2F912" wp14:editId="5BD9FC5B">
                <wp:extent cx="4279392" cy="5714"/>
                <wp:effectExtent l="0" t="0" r="0" b="0"/>
                <wp:docPr id="61228" name="Group 61228"/>
                <wp:cNvGraphicFramePr/>
                <a:graphic xmlns:a="http://schemas.openxmlformats.org/drawingml/2006/main">
                  <a:graphicData uri="http://schemas.microsoft.com/office/word/2010/wordprocessingGroup">
                    <wpg:wgp>
                      <wpg:cNvGrpSpPr/>
                      <wpg:grpSpPr>
                        <a:xfrm>
                          <a:off x="0" y="0"/>
                          <a:ext cx="4279392" cy="5714"/>
                          <a:chOff x="0" y="0"/>
                          <a:chExt cx="4279392" cy="5714"/>
                        </a:xfrm>
                      </wpg:grpSpPr>
                      <wps:wsp>
                        <wps:cNvPr id="67518" name="Shape 67518"/>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1228" style="width:336.96pt;height:0.449951pt;mso-position-horizontal-relative:char;mso-position-vertical-relative:line" coordsize="42793,57">
                <v:shape id="Shape 67519"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1D2D5F72" w14:textId="77777777" w:rsidR="00064EE2" w:rsidRDefault="00000000">
      <w:pPr>
        <w:ind w:left="-5" w:right="15"/>
      </w:pPr>
      <w:r>
        <w:t>CHAPTER NINE</w:t>
      </w:r>
    </w:p>
    <w:p w14:paraId="70B368BC" w14:textId="77777777" w:rsidR="00064EE2" w:rsidRDefault="00000000">
      <w:pPr>
        <w:pStyle w:val="Heading1"/>
        <w:ind w:left="-5"/>
      </w:pPr>
      <w:r>
        <w:t>The Parasite and the Host</w:t>
      </w:r>
    </w:p>
    <w:p w14:paraId="2DC5E9B6" w14:textId="77777777" w:rsidR="00064EE2" w:rsidRDefault="00000000">
      <w:pPr>
        <w:ind w:left="-5" w:right="15"/>
      </w:pPr>
      <w:r>
        <w:t>Secret Combinations and the System That Captures the System</w:t>
      </w:r>
    </w:p>
    <w:p w14:paraId="1CA3B6DF" w14:textId="77777777" w:rsidR="00064EE2" w:rsidRDefault="00000000">
      <w:pPr>
        <w:ind w:left="-5" w:right="15"/>
      </w:pPr>
      <w:r>
        <w:t>A conspiracy needs people who know. This needs almost nobody who knows.</w:t>
      </w:r>
    </w:p>
    <w:p w14:paraId="4FAB54FD" w14:textId="77777777" w:rsidR="00064EE2" w:rsidRDefault="00000000">
      <w:pPr>
        <w:spacing w:after="121"/>
        <w:ind w:left="-5"/>
      </w:pPr>
      <w:r>
        <w:rPr>
          <w:i/>
        </w:rPr>
        <w:t>A network that produces nothing survives by embedding inside something that works, and its oath of silence is the same lock examined in Chapter Two, fitted to a government instead of a person. The Gadianton robbers, Rome’s Praetorian Guard and the Ottoman Janissaries are read as one pattern, together with the reason force has never ended it and what has.</w:t>
      </w:r>
    </w:p>
    <w:p w14:paraId="7AE84ECA" w14:textId="77777777" w:rsidR="00064EE2" w:rsidRDefault="00000000">
      <w:pPr>
        <w:ind w:left="-5" w:right="15"/>
      </w:pPr>
      <w:r>
        <w:t>Some institutions exist to hold one person’s work. Those are simple and nothing in this chapter applies to them. The ones this chapter is about are the other kind, the ones that only exist because a large number of people who do not all know each other, do not all agree, and will not all be honest are somehow getting something done together.</w:t>
      </w:r>
    </w:p>
    <w:p w14:paraId="3D239644" w14:textId="77777777" w:rsidR="00064EE2" w:rsidRDefault="00000000">
      <w:pPr>
        <w:ind w:left="-5" w:right="15"/>
      </w:pPr>
      <w:r>
        <w:t>That is a genuinely hard problem, and one recurring solution at scale is the one the front of this book describes: give enough people a shared map. Once enough people share the same account of what is true, what matters and who decides, they stop needing to be persuaded of anything, and the coordination that would otherwise be impossible becomes almost free. Courts, guards, treasuries and judgment seats are all built on top of that agreement rather than in place of it.</w:t>
      </w:r>
    </w:p>
    <w:p w14:paraId="19488459" w14:textId="77777777" w:rsidR="00064EE2" w:rsidRDefault="00000000">
      <w:pPr>
        <w:ind w:left="-5" w:right="15"/>
      </w:pPr>
      <w:r>
        <w:t>And that is exactly where the weakness is. An institution running on a shared map has a seat at the middle of it, occupied by whoever the map says gets to decide, and that seat is worth more than anything the institution owns.</w:t>
      </w:r>
    </w:p>
    <w:p w14:paraId="0E0A156A" w14:textId="77777777" w:rsidR="00064EE2" w:rsidRDefault="00000000">
      <w:pPr>
        <w:ind w:left="-5" w:right="15"/>
      </w:pPr>
      <w:r>
        <w:t>There’s a failure mode built into the solution, and it has a name old enough to predate the word institution itself. This chapter is about that failure mode, because it is the same Bolt we examined in Chapter Two, running at the scale of governments instead of individuals. An oath of silence and mutual protection that locks the parasite in place the same way a sunk cost locks a believer inside a failing institution. The mechanism is identical. Only the size changes.</w:t>
      </w:r>
    </w:p>
    <w:p w14:paraId="33E43722" w14:textId="77777777" w:rsidR="00064EE2" w:rsidRDefault="00000000">
      <w:pPr>
        <w:pStyle w:val="Heading2"/>
        <w:ind w:left="-5"/>
      </w:pPr>
      <w:r>
        <w:t>A Story About How It Starts</w:t>
      </w:r>
    </w:p>
    <w:p w14:paraId="5523F2F6" w14:textId="77777777" w:rsidR="00064EE2" w:rsidRDefault="00000000">
      <w:pPr>
        <w:ind w:left="-5" w:right="15"/>
      </w:pPr>
      <w:r>
        <w:t>The clearest account of this failure I have found anywhere is in the Book of Mormon, and I want to be straightforward about that before going near it, because most readers of this book are not Mormon and a good number will have just braced.</w:t>
      </w:r>
    </w:p>
    <w:p w14:paraId="5F2C9883" w14:textId="77777777" w:rsidR="00064EE2" w:rsidRDefault="00000000">
      <w:pPr>
        <w:ind w:left="-5" w:right="15"/>
      </w:pPr>
      <w:r>
        <w:t>I was raised in that church. I am not a member now. I am not going to argue that the book is ancient history, and nothing in this chapter depends on whether it is. What it contains is a long, unusually detailed narrative of a government being taken from the inside, written to make the pattern worth warning about. I am using it as a structural case study, not as evidence that its political mechanics are more authoritative than modern political science. Read it the way you would read Thucydides on a plague. The question is whether the description is accurate, not whether the author was right about everything else.</w:t>
      </w:r>
    </w:p>
    <w:p w14:paraId="4CE3CEED" w14:textId="77777777" w:rsidR="00064EE2" w:rsidRDefault="00000000">
      <w:pPr>
        <w:ind w:left="-5" w:right="15"/>
      </w:pPr>
      <w:r>
        <w:t>Here is the story, told plainly, with nothing assumed.</w:t>
      </w:r>
    </w:p>
    <w:p w14:paraId="5A86452B" w14:textId="77777777" w:rsidR="00064EE2" w:rsidRDefault="00000000">
      <w:pPr>
        <w:ind w:left="-5" w:right="15"/>
      </w:pPr>
      <w:r>
        <w:t>In the narrative, a society elects its chief judge. The text places the episode around the first century BC: a man named Paanchi loses that election, refuses the result, and is condemned for it. His supporters do not accept that either, and one of them, Kishkumen, walks into the judgment seat and murders the man who won.</w:t>
      </w:r>
    </w:p>
    <w:p w14:paraId="6C18721D" w14:textId="77777777" w:rsidR="00064EE2" w:rsidRDefault="00000000">
      <w:pPr>
        <w:ind w:left="-5" w:right="15"/>
      </w:pPr>
      <w:r>
        <w:t>Then comes the part that matters. Kishkumen does not seize power. He escapes into the crowd, and the men who sent him swear an oath to each other never to reveal what they did. Then they go home. They go back to their jobs, their families, their neighborhoods, and they are indistinguishable from anyone else in the city they have just wounded. There is no army to see. There is nothing to fight.</w:t>
      </w:r>
    </w:p>
    <w:p w14:paraId="00DEA72B" w14:textId="77777777" w:rsidR="00064EE2" w:rsidRDefault="00000000">
      <w:pPr>
        <w:ind w:left="-5" w:right="15"/>
      </w:pPr>
      <w:r>
        <w:t>A second man, Gadianton, takes the group over. The text describes him with two skills and only two: he was good with words, and he was good at killing. He offers the members of the band a straightforward deal, which is that if they put him in the judgment seat he will put them in positions of power under him. It is not an ideology. It is a recruitment pitch, and it is the same one every organization of this kind has ever used.</w:t>
      </w:r>
    </w:p>
    <w:p w14:paraId="78BFCDFF" w14:textId="77777777" w:rsidR="00064EE2" w:rsidRDefault="00000000">
      <w:pPr>
        <w:ind w:left="-5" w:right="15"/>
      </w:pPr>
      <w:r>
        <w:t>What that network becomes over the following generations is the point of the whole account. It is broken up more than once. Each time, it re-forms. It spreads across two rival civilizations that agree on nothing else. It gets into the courts and the judgment seats, so that the people prosecuting it are sometimes members of it. And the record names it, centuries later, as a principal cause of the collapse of the entire society.</w:t>
      </w:r>
    </w:p>
    <w:p w14:paraId="714EA460" w14:textId="77777777" w:rsidR="00064EE2" w:rsidRDefault="00000000">
      <w:pPr>
        <w:ind w:left="-5" w:right="15"/>
      </w:pPr>
      <w:r>
        <w:t>The historian of that record, writing long after the events, put the whole thing in one line, and it is worth quoting exactly because it is one of the most concise statements of the mechanism in the text: the secret combinations did prove the overthrow, yea, almost the entire destruction of the people. [17]</w:t>
      </w:r>
    </w:p>
    <w:p w14:paraId="7104DC1A" w14:textId="77777777" w:rsidR="00064EE2" w:rsidRDefault="00000000">
      <w:pPr>
        <w:ind w:left="-5" w:right="15"/>
      </w:pPr>
      <w:r>
        <w:t>Notice what he does not say. He does not say they were invaded. He does not say they were outfought, or out-populated, or struck by disaster. He says the thing that destroyed the society came from within it, was made of its own citizens, and used its own institutions.</w:t>
      </w:r>
    </w:p>
    <w:p w14:paraId="627CBA91" w14:textId="77777777" w:rsidR="00064EE2" w:rsidRDefault="00000000">
      <w:pPr>
        <w:ind w:left="-5" w:right="15"/>
      </w:pPr>
      <w:r>
        <w:t>And the record does something else that a purely tribal document would not do: it traces the identical pattern back through a completely separate and much older civilization in the same text, one with different people, different geography, and no connection to the first. The author is not saying this happened to us. He is saying this is what happens, and it happened before, and it will happen again, and here is what it looks like early enough to recognize.</w:t>
      </w:r>
    </w:p>
    <w:p w14:paraId="660E46E2" w14:textId="77777777" w:rsidR="00064EE2" w:rsidRDefault="00000000">
      <w:pPr>
        <w:spacing w:after="370"/>
        <w:ind w:left="-5" w:right="15"/>
      </w:pPr>
      <w:r>
        <w:t>That is a structural claim about institutions, and it does not require you to believe anything else in the book.</w:t>
      </w:r>
    </w:p>
    <w:p w14:paraId="4CC22FC1" w14:textId="77777777" w:rsidR="00064EE2" w:rsidRDefault="00000000">
      <w:pPr>
        <w:pStyle w:val="Heading2"/>
        <w:ind w:left="-5"/>
      </w:pPr>
      <w:r>
        <w:t>The Same Pattern, No Faith Required</w:t>
      </w:r>
    </w:p>
    <w:p w14:paraId="50AEEF48" w14:textId="77777777" w:rsidR="00064EE2" w:rsidRDefault="00000000">
      <w:pPr>
        <w:ind w:left="-5" w:right="15"/>
      </w:pPr>
      <w:r>
        <w:t>History outside scripture runs the identical shape, in cases that need no faith to accept, only a textbook.</w:t>
      </w:r>
    </w:p>
    <w:p w14:paraId="621E73C6" w14:textId="77777777" w:rsidR="00064EE2" w:rsidRDefault="00000000">
      <w:pPr>
        <w:spacing w:after="259"/>
        <w:ind w:left="-5" w:right="15"/>
      </w:pPr>
      <w:r>
        <w:t>Rome’s Praetorian Guard was built to protect the emperor, a legitimate organ of the state, positioned at its exact center by design. Protection curdled into leverage across generations: the Guard killed emperors it didn’t like, and in AD 193, auctioned the throne itself to the highest bidder. It never had to build a competing empire. It was already living inside the one that existed. The Ottoman Janissary corps ran the same arc on a longer clock, an elite corps built to serve the sultan absolutely, which over centuries accumulated enough leverage to depose sultans who threatened its privileges, blocking the military modernization that would have reduced its own power even as that refusal weakened the empire it was sworn to defend, until it was violently disbanded in 1826 for precisely that reason.</w:t>
      </w:r>
    </w:p>
    <w:p w14:paraId="454C4BDF"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10464" behindDoc="0" locked="0" layoutInCell="1" allowOverlap="1" wp14:anchorId="54B32093" wp14:editId="76F5885B">
                <wp:simplePos x="0" y="0"/>
                <wp:positionH relativeFrom="column">
                  <wp:posOffset>237744</wp:posOffset>
                </wp:positionH>
                <wp:positionV relativeFrom="paragraph">
                  <wp:posOffset>-23099</wp:posOffset>
                </wp:positionV>
                <wp:extent cx="14288" cy="728371"/>
                <wp:effectExtent l="0" t="0" r="0" b="0"/>
                <wp:wrapSquare wrapText="bothSides"/>
                <wp:docPr id="60189" name="Group 60189"/>
                <wp:cNvGraphicFramePr/>
                <a:graphic xmlns:a="http://schemas.openxmlformats.org/drawingml/2006/main">
                  <a:graphicData uri="http://schemas.microsoft.com/office/word/2010/wordprocessingGroup">
                    <wpg:wgp>
                      <wpg:cNvGrpSpPr/>
                      <wpg:grpSpPr>
                        <a:xfrm>
                          <a:off x="0" y="0"/>
                          <a:ext cx="14288" cy="728371"/>
                          <a:chOff x="0" y="0"/>
                          <a:chExt cx="14288" cy="728371"/>
                        </a:xfrm>
                      </wpg:grpSpPr>
                      <wps:wsp>
                        <wps:cNvPr id="67520" name="Shape 67520"/>
                        <wps:cNvSpPr/>
                        <wps:spPr>
                          <a:xfrm>
                            <a:off x="0" y="0"/>
                            <a:ext cx="14288" cy="728371"/>
                          </a:xfrm>
                          <a:custGeom>
                            <a:avLst/>
                            <a:gdLst/>
                            <a:ahLst/>
                            <a:cxnLst/>
                            <a:rect l="0" t="0" r="0" b="0"/>
                            <a:pathLst>
                              <a:path w="14288" h="728371">
                                <a:moveTo>
                                  <a:pt x="0" y="0"/>
                                </a:moveTo>
                                <a:lnTo>
                                  <a:pt x="14288" y="0"/>
                                </a:lnTo>
                                <a:lnTo>
                                  <a:pt x="14288" y="728371"/>
                                </a:lnTo>
                                <a:lnTo>
                                  <a:pt x="0" y="728371"/>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0189" style="width:1.125pt;height:57.3521pt;position:absolute;mso-position-horizontal-relative:text;mso-position-horizontal:absolute;margin-left:18.72pt;mso-position-vertical-relative:text;margin-top:-1.81891pt;" coordsize="142,7283">
                <v:shape id="Shape 67521" style="position:absolute;width:142;height:7283;left:0;top:0;" coordsize="14288,728371" path="m0,0l14288,0l14288,728371l0,728371l0,0">
                  <v:stroke weight="0pt" endcap="flat" joinstyle="miter" miterlimit="10" on="false" color="#000000" opacity="0"/>
                  <v:fill on="true" color="#999999"/>
                </v:shape>
                <w10:wrap type="square"/>
              </v:group>
            </w:pict>
          </mc:Fallback>
        </mc:AlternateContent>
      </w:r>
      <w:r>
        <w:rPr>
          <w:i/>
          <w:color w:val="333333"/>
        </w:rPr>
        <w:t>A guard, a corps, a band of robbers sworn to silence. None of them are the state they’re feeding on. All of them need it alive, functioning, and unaware, for exactly as long as it takes to finish taking what they came for.</w:t>
      </w:r>
    </w:p>
    <w:p w14:paraId="1B0774CB" w14:textId="77777777" w:rsidR="00064EE2" w:rsidRDefault="00000000">
      <w:pPr>
        <w:pStyle w:val="Heading2"/>
        <w:ind w:left="-5"/>
      </w:pPr>
      <w:r>
        <w:t>What This Is, Named Precisely</w:t>
      </w:r>
    </w:p>
    <w:p w14:paraId="08184DDE" w14:textId="77777777" w:rsidR="00064EE2" w:rsidRDefault="00000000">
      <w:pPr>
        <w:ind w:left="-5" w:right="15"/>
      </w:pPr>
      <w:r>
        <w:t>This is a Bolt operating at civilizational scale, and here the distinction from the individual Bolt in Chapter Two matters. When a Bolt works on a person, it exploits sunk cost: you’ve given so much that leaving feels like proving it was all a mistake. That mechanism is real. But there is something underneath it that makes it almost impossible to see even when you know it is happening.</w:t>
      </w:r>
    </w:p>
    <w:p w14:paraId="276FE104" w14:textId="77777777" w:rsidR="00064EE2" w:rsidRDefault="00000000">
      <w:pPr>
        <w:ind w:left="-5" w:right="15"/>
      </w:pPr>
      <w:r>
        <w:t>Psychologists call it confirmation bias, and it is not a character flaw. It is a property of the equipment, classically demonstrated by Peter Wason in 1960 and mapped comprehensively by Raymond Nickerson in a review that ran to nearly fifty pages in 1998. Nickerson’s definition is the seeking or interpreting of evidence in ways that are partial to existing beliefs, expectations, or a hypothesis already in hand, and what Wason found in his original experiments is that people struggled to test an idea by trying to break it, reaching instead for cases that would agree. Not because they were stupid or dishonest, but because a mind built for efficiency stops re-examining anything it has already filed as known. [18]</w:t>
      </w:r>
    </w:p>
    <w:p w14:paraId="0A18261B" w14:textId="77777777" w:rsidR="00064EE2" w:rsidRDefault="00000000">
      <w:pPr>
        <w:spacing w:after="259"/>
        <w:ind w:left="-5" w:right="15"/>
      </w:pPr>
      <w:r>
        <w:t>The secret combination exploits this at institutional scale. The oath of silence is the initial Bolt. The mutual protection is the ongoing sunk cost. Everyone inside is now implicated, so everyone inside has a reason to discredit anyone who questions it. The willingness to destroy anyone who might expose it is the paradox that keeps questioning dangerous. And the result is a system where the people inside do not need to be convinced to participate. Their own cognitive architecture does the work.</w:t>
      </w:r>
    </w:p>
    <w:p w14:paraId="5B7A9081"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11488" behindDoc="0" locked="0" layoutInCell="1" allowOverlap="1" wp14:anchorId="447D0CE9" wp14:editId="0C65183F">
                <wp:simplePos x="0" y="0"/>
                <wp:positionH relativeFrom="column">
                  <wp:posOffset>237744</wp:posOffset>
                </wp:positionH>
                <wp:positionV relativeFrom="paragraph">
                  <wp:posOffset>-23099</wp:posOffset>
                </wp:positionV>
                <wp:extent cx="14288" cy="728371"/>
                <wp:effectExtent l="0" t="0" r="0" b="0"/>
                <wp:wrapSquare wrapText="bothSides"/>
                <wp:docPr id="60087" name="Group 60087"/>
                <wp:cNvGraphicFramePr/>
                <a:graphic xmlns:a="http://schemas.openxmlformats.org/drawingml/2006/main">
                  <a:graphicData uri="http://schemas.microsoft.com/office/word/2010/wordprocessingGroup">
                    <wpg:wgp>
                      <wpg:cNvGrpSpPr/>
                      <wpg:grpSpPr>
                        <a:xfrm>
                          <a:off x="0" y="0"/>
                          <a:ext cx="14288" cy="728371"/>
                          <a:chOff x="0" y="0"/>
                          <a:chExt cx="14288" cy="728371"/>
                        </a:xfrm>
                      </wpg:grpSpPr>
                      <wps:wsp>
                        <wps:cNvPr id="67522" name="Shape 67522"/>
                        <wps:cNvSpPr/>
                        <wps:spPr>
                          <a:xfrm>
                            <a:off x="0" y="0"/>
                            <a:ext cx="14288" cy="728371"/>
                          </a:xfrm>
                          <a:custGeom>
                            <a:avLst/>
                            <a:gdLst/>
                            <a:ahLst/>
                            <a:cxnLst/>
                            <a:rect l="0" t="0" r="0" b="0"/>
                            <a:pathLst>
                              <a:path w="14288" h="728371">
                                <a:moveTo>
                                  <a:pt x="0" y="0"/>
                                </a:moveTo>
                                <a:lnTo>
                                  <a:pt x="14288" y="0"/>
                                </a:lnTo>
                                <a:lnTo>
                                  <a:pt x="14288" y="728371"/>
                                </a:lnTo>
                                <a:lnTo>
                                  <a:pt x="0" y="728371"/>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0087" style="width:1.125pt;height:57.352pt;position:absolute;mso-position-horizontal-relative:text;mso-position-horizontal:absolute;margin-left:18.72pt;mso-position-vertical-relative:text;margin-top:-1.81891pt;" coordsize="142,7283">
                <v:shape id="Shape 67523" style="position:absolute;width:142;height:7283;left:0;top:0;" coordsize="14288,728371" path="m0,0l14288,0l14288,728371l0,728371l0,0">
                  <v:stroke weight="0pt" endcap="flat" joinstyle="miter" miterlimit="10" on="false" color="#000000" opacity="0"/>
                  <v:fill on="true" color="#999999"/>
                </v:shape>
                <w10:wrap type="square"/>
              </v:group>
            </w:pict>
          </mc:Fallback>
        </mc:AlternateContent>
      </w:r>
      <w:r>
        <w:rPr>
          <w:i/>
          <w:color w:val="333333"/>
        </w:rPr>
        <w:t>It never builds a rival government. It only ever tries to occupy the one that exists. Something that cannot create what it needs, capturing something that can, and then using the host’s own people to defend the capture.</w:t>
      </w:r>
    </w:p>
    <w:p w14:paraId="080695A2" w14:textId="77777777" w:rsidR="00064EE2" w:rsidRDefault="00000000">
      <w:pPr>
        <w:pStyle w:val="Heading2"/>
        <w:ind w:left="-5"/>
      </w:pPr>
      <w:r>
        <w:t>One More Thing Worth Saying</w:t>
      </w:r>
    </w:p>
    <w:p w14:paraId="7FA7297C" w14:textId="77777777" w:rsidR="00064EE2" w:rsidRDefault="00000000">
      <w:pPr>
        <w:ind w:left="-5" w:right="15"/>
      </w:pPr>
      <w:r>
        <w:t>Most people inside a captured institution are not the architects of the capture. They came in after the network was already embedded, they were handed a ladder and they climbed it, and by the time they noticed the ladder was built inside a machine that was eating the institution they had already invested too much to leave without catastrophic personal cost. That investment has its own name, sunk cost, and it is worth being exact about how the two fit together, because they are not the same thing and they are almost always found together. Sunk cost is what makes leaving expensive. Confirmation bias is what makes staying feel reasonable. The first creates the position and the second defends it, and a person caught between them does not experience either one as a distortion. They experience it as being right.</w:t>
      </w:r>
    </w:p>
    <w:p w14:paraId="4AEF7EBF" w14:textId="77777777" w:rsidR="00064EE2" w:rsidRDefault="00000000">
      <w:pPr>
        <w:ind w:left="-5" w:right="15"/>
      </w:pPr>
      <w:r>
        <w:t>I can say this from the inside, which is the only reason I am confident about it. I spent my whole early life in an institution without any idea that I was inside anything at all. Nobody deceived me. There was no moment where a person looked me in the eye and lied. The structure simply was the water, and you do not notice water. Everyone around me was sincere, most of them were kind, and a great many of them were carrying doubts they had no vocabulary for and no safe room to say out loud.</w:t>
      </w:r>
    </w:p>
    <w:p w14:paraId="60DE333C" w14:textId="77777777" w:rsidR="00064EE2" w:rsidRDefault="00000000">
      <w:pPr>
        <w:ind w:left="-5" w:right="15"/>
      </w:pPr>
      <w:r>
        <w:t>That is what makes this mechanism so much more durable than conspiracy. A conspiracy requires people who know. This requires almost nobody who knows.</w:t>
      </w:r>
    </w:p>
    <w:p w14:paraId="47607A6F" w14:textId="77777777" w:rsidR="00064EE2" w:rsidRDefault="00000000">
      <w:pPr>
        <w:ind w:left="-5" w:right="15"/>
      </w:pPr>
      <w:r>
        <w:t>Then consider what actually happens on the day someone does see it, because this book owes an honest answer rather than an encouraging one. They get two options.</w:t>
      </w:r>
    </w:p>
    <w:p w14:paraId="5B45D4E8" w14:textId="77777777" w:rsidR="00064EE2" w:rsidRDefault="00000000">
      <w:pPr>
        <w:ind w:left="-5" w:right="15"/>
      </w:pPr>
      <w:r>
        <w:t>They can comply, stay inside, say nothing, and carry it. Or they can leave, which in most of these institutions does not mean changing an affiliation. It means losing the people. Family, friendships, standing, the shape of a week, the answer to what happens when you die. That is not a cost most people can pay, and it is not cowardice when they do not pay it. It is arithmetic.</w:t>
      </w:r>
    </w:p>
    <w:p w14:paraId="2105A74B" w14:textId="77777777" w:rsidR="00064EE2" w:rsidRDefault="00000000">
      <w:pPr>
        <w:spacing w:after="259"/>
        <w:ind w:left="-5" w:right="15"/>
      </w:pPr>
      <w:r>
        <w:t>Both options share the same defect: neither one fixes anything. Compliance leaves the structure intact. Walking away leaves the structure intact and removes the one person who could see it. The institution loses its most useful diagnostic and files the loss as a vindication.</w:t>
      </w:r>
    </w:p>
    <w:p w14:paraId="70EFA802"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12512" behindDoc="0" locked="0" layoutInCell="1" allowOverlap="1" wp14:anchorId="1D5FD4F2" wp14:editId="00791A44">
                <wp:simplePos x="0" y="0"/>
                <wp:positionH relativeFrom="column">
                  <wp:posOffset>237744</wp:posOffset>
                </wp:positionH>
                <wp:positionV relativeFrom="paragraph">
                  <wp:posOffset>-23099</wp:posOffset>
                </wp:positionV>
                <wp:extent cx="14288" cy="910463"/>
                <wp:effectExtent l="0" t="0" r="0" b="0"/>
                <wp:wrapSquare wrapText="bothSides"/>
                <wp:docPr id="60835" name="Group 60835"/>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24" name="Shape 67524"/>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0835" style="width:1.125pt;height:71.69pt;position:absolute;mso-position-horizontal-relative:text;mso-position-horizontal:absolute;margin-left:18.72pt;mso-position-vertical-relative:text;margin-top:-1.81891pt;" coordsize="142,9104">
                <v:shape id="Shape 67525"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So separation is not the answer, and it was never really available anyway. We are one organism. There is nowhere to walk out to. Every person who leaves is still eating food someone else grew, on roads someone else built, protected by agreements someone else keeps. You cannot secede from the species.</w:t>
      </w:r>
    </w:p>
    <w:p w14:paraId="350D44AC" w14:textId="77777777" w:rsidR="00064EE2" w:rsidRDefault="00000000">
      <w:pPr>
        <w:ind w:left="-5" w:right="15"/>
      </w:pPr>
      <w:r>
        <w:t>Which is exactly why accountability has to attach to every death, without exception, and why it cannot be traded away for stability or convenience or the passage of time. Not only the deaths that make the news. Not only the ones belonging to people we find it easy to identify with. Every one.</w:t>
      </w:r>
    </w:p>
    <w:p w14:paraId="59103C58" w14:textId="77777777" w:rsidR="00064EE2" w:rsidRDefault="00000000">
      <w:pPr>
        <w:ind w:left="-5" w:right="15"/>
      </w:pPr>
      <w:r>
        <w:t>Because a death that goes unanswered is not a closed matter. It is a demonstration, delivered to everyone watching, that the system can absorb this. And a system that has demonstrated it can absorb a death has just published the price of the next one.</w:t>
      </w:r>
    </w:p>
    <w:p w14:paraId="5EE7EF35" w14:textId="77777777" w:rsidR="00064EE2" w:rsidRDefault="00000000">
      <w:pPr>
        <w:spacing w:after="370"/>
        <w:ind w:left="-5" w:right="15"/>
      </w:pPr>
      <w:r>
        <w:t>This matters for the cure. If you believe every person inside a captured institution is fully complicit, you fight it like a war and produce the collapse described below. If you understand that most people inside are trapped by the same mechanism the combination uses to protect itself, you fight it differently. By changing the structure, not by removing the people.</w:t>
      </w:r>
    </w:p>
    <w:p w14:paraId="02D0AC09" w14:textId="77777777" w:rsidR="00064EE2" w:rsidRDefault="00000000">
      <w:pPr>
        <w:pStyle w:val="Heading2"/>
        <w:ind w:left="-5"/>
      </w:pPr>
      <w:r>
        <w:t>What Actually Ends It</w:t>
      </w:r>
    </w:p>
    <w:p w14:paraId="1A647857" w14:textId="77777777" w:rsidR="00064EE2" w:rsidRDefault="00000000">
      <w:pPr>
        <w:ind w:left="-5" w:right="15"/>
      </w:pPr>
      <w:r>
        <w:t>Removing the current leadership is not the same as removing the conditions that made the seat worth taking. Force can destroy a particular organization. What it does not do by itself is explain why the seat became capturable, or stop a different group from occupying the same opening. The Gadianton robbers vanish for a genuine, sustained stretch of the narrative during a period of shared prosperity and radical equality, when there was, in the text’s own words, no poor among them. They reappear only once the old divisions of wealth and status return. The cure was never executing whoever currently held power. It was removing the condition that made the seat worth murdering for in the first place.</w:t>
      </w:r>
    </w:p>
    <w:p w14:paraId="1B695563" w14:textId="77777777" w:rsidR="00064EE2" w:rsidRDefault="00000000">
      <w:pPr>
        <w:ind w:left="-5" w:right="15"/>
      </w:pPr>
      <w:r>
        <w:t>Constantine defeated Maxentius in 312 and then disbanded the Praetorian Guard, destroyed its barracks, and dispersed its surviving members. His later construction of Constantinople shifted the imperial center farther from the Guard’s former seat, but that relocation was not the prior cause of the abolition. Mahmud II destroyed the Janissary corps in 1826. [19]</w:t>
      </w:r>
    </w:p>
    <w:p w14:paraId="32FD6ECA" w14:textId="77777777" w:rsidR="00064EE2" w:rsidRDefault="00000000">
      <w:pPr>
        <w:ind w:left="-5" w:right="15"/>
      </w:pPr>
      <w:r>
        <w:t>In both cases force ended a particular organization. What made the change last was that the privileged institutional position from which the organization had captured the state was dismantled, and the protective structure rebuilt on different terms. Decapitation can end a group. Only structural change ends the vulnerability.</w:t>
      </w:r>
    </w:p>
    <w:p w14:paraId="3F8FFB39" w14:textId="77777777" w:rsidR="00064EE2" w:rsidRDefault="00000000">
      <w:pPr>
        <w:ind w:left="-5" w:right="15"/>
      </w:pPr>
      <w:r>
        <w:t>There is also a terminal version of this failure, worth naming because it is different from the pattern simply reforming. When the opening is used up, when inequality grows past the point where shared prosperity is recoverable, when the combination has captured not only the judgment seat but the mechanisms that would let anyone challenge it, what remains is not the pattern reconstituting somewhere else. It is collapse. That is what distinguishes Rome in its final decades from Rome in its Praetorian centuries. The Gadianton text names this too: the civilization that could not remove the condition did not survive it.</w:t>
      </w:r>
    </w:p>
    <w:p w14:paraId="11A58A42" w14:textId="77777777" w:rsidR="00064EE2" w:rsidRDefault="00000000">
      <w:pPr>
        <w:ind w:left="-5" w:right="15"/>
      </w:pPr>
      <w:r>
        <w:t>It is worth being exact about what that phrase means, because it sounds like a slogan and it is actually a procedure.</w:t>
      </w:r>
    </w:p>
    <w:p w14:paraId="16B5C392" w14:textId="77777777" w:rsidR="00064EE2" w:rsidRDefault="00000000">
      <w:pPr>
        <w:ind w:left="-5" w:right="15"/>
      </w:pPr>
      <w:r>
        <w:t>A parasite does not survive because it is strong. It survives because a condition exists that it can feed on. Remove the parasite and leave the condition, and something else arrives to occupy it, usually within a generation and usually under a new name that makes it hard to recognize as the same thing. Change the condition and the parasite has nothing to recruit with, whether or not anyone ever identifies it.</w:t>
      </w:r>
    </w:p>
    <w:p w14:paraId="561C775A" w14:textId="77777777" w:rsidR="00064EE2" w:rsidRDefault="00000000">
      <w:pPr>
        <w:ind w:left="-5" w:right="15"/>
      </w:pPr>
      <w:r>
        <w:t>So the question is never who is doing this. The question is what is it eating.</w:t>
      </w:r>
    </w:p>
    <w:p w14:paraId="1D1BA432" w14:textId="77777777" w:rsidR="00064EE2" w:rsidRDefault="00000000">
      <w:pPr>
        <w:ind w:left="-5" w:right="15"/>
      </w:pPr>
      <w:r>
        <w:t>In this model, a secret combination often feeds on two conditions: a seat worth capturing, and a visible gap between what people have and what they can see other people have. Concentrated power plus visible inequality. Where those exist together there is always an offer available, and it is the offer Gadianton made. Help me reach the seat and I will bring you with me. Nobody needs to be evil to accept it. They only need to be able to see, every day, precisely how much better it is over there.</w:t>
      </w:r>
    </w:p>
    <w:p w14:paraId="4876C63D" w14:textId="77777777" w:rsidR="00064EE2" w:rsidRDefault="00000000">
      <w:pPr>
        <w:ind w:left="-5" w:right="15"/>
      </w:pPr>
      <w:r>
        <w:t>Which is why the disappearance in the record is the most useful detail in it. The network vanishes during a stretch when those divisions had gone, and returns when they return. Nobody hunted it down in the interval. The offer simply stopped working, because a man with nothing to gain has no reason to swear the oath.</w:t>
      </w:r>
    </w:p>
    <w:p w14:paraId="0F9FF538" w14:textId="77777777" w:rsidR="00064EE2" w:rsidRDefault="00000000">
      <w:pPr>
        <w:spacing w:after="242"/>
        <w:ind w:left="-5" w:right="15"/>
      </w:pPr>
      <w:r>
        <w:t>The practical version is unglamorous and satisfies nobody: you do not defeat this by finding the people and punishing them. You defeat it by making the seat less worth murdering for and by closing the distance that makes the offer attractive. Slow, structural, and less satisfying than an arrest. It is the kind of intervention this book argues is more durable because it changes the incentive structure rather than only the current occupants.</w:t>
      </w:r>
    </w:p>
    <w:p w14:paraId="068F1DC5" w14:textId="77777777" w:rsidR="00064EE2" w:rsidRDefault="00000000">
      <w:pPr>
        <w:tabs>
          <w:tab w:val="center" w:pos="426"/>
          <w:tab w:val="center" w:pos="2899"/>
        </w:tabs>
        <w:spacing w:after="0"/>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40F147B8" wp14:editId="03592D59">
                <wp:extent cx="14288" cy="182093"/>
                <wp:effectExtent l="0" t="0" r="0" b="0"/>
                <wp:docPr id="61551" name="Group 61551"/>
                <wp:cNvGraphicFramePr/>
                <a:graphic xmlns:a="http://schemas.openxmlformats.org/drawingml/2006/main">
                  <a:graphicData uri="http://schemas.microsoft.com/office/word/2010/wordprocessingGroup">
                    <wpg:wgp>
                      <wpg:cNvGrpSpPr/>
                      <wpg:grpSpPr>
                        <a:xfrm>
                          <a:off x="0" y="0"/>
                          <a:ext cx="14288" cy="182093"/>
                          <a:chOff x="0" y="0"/>
                          <a:chExt cx="14288" cy="182093"/>
                        </a:xfrm>
                      </wpg:grpSpPr>
                      <wps:wsp>
                        <wps:cNvPr id="67526" name="Shape 67526"/>
                        <wps:cNvSpPr/>
                        <wps:spPr>
                          <a:xfrm>
                            <a:off x="0" y="0"/>
                            <a:ext cx="14288" cy="182093"/>
                          </a:xfrm>
                          <a:custGeom>
                            <a:avLst/>
                            <a:gdLst/>
                            <a:ahLst/>
                            <a:cxnLst/>
                            <a:rect l="0" t="0" r="0" b="0"/>
                            <a:pathLst>
                              <a:path w="14288" h="182093">
                                <a:moveTo>
                                  <a:pt x="0" y="0"/>
                                </a:moveTo>
                                <a:lnTo>
                                  <a:pt x="14288" y="0"/>
                                </a:lnTo>
                                <a:lnTo>
                                  <a:pt x="14288" y="182093"/>
                                </a:lnTo>
                                <a:lnTo>
                                  <a:pt x="0" y="18209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1551" style="width:1.125pt;height:14.338pt;mso-position-horizontal-relative:char;mso-position-vertical-relative:line" coordsize="142,1820">
                <v:shape id="Shape 67527" style="position:absolute;width:142;height:1820;left:0;top:0;" coordsize="14288,182093" path="m0,0l14288,0l14288,182093l0,182093l0,0">
                  <v:stroke weight="0pt" endcap="flat" joinstyle="miter" miterlimit="10" on="false" color="#000000" opacity="0"/>
                  <v:fill on="true" color="#999999"/>
                </v:shape>
              </v:group>
            </w:pict>
          </mc:Fallback>
        </mc:AlternateContent>
      </w:r>
      <w:r>
        <w:rPr>
          <w:i/>
          <w:color w:val="333333"/>
        </w:rPr>
        <w:tab/>
        <w:t>It didn’t punish the parasite. It starved the vulnerability.</w:t>
      </w:r>
    </w:p>
    <w:p w14:paraId="3B75B96D" w14:textId="77777777" w:rsidR="00064EE2" w:rsidRDefault="00000000">
      <w:pPr>
        <w:ind w:left="-5" w:right="15"/>
      </w:pPr>
      <w:r>
        <w:t>Book Two carries a short callback to this chapter and shows the identical structure operating inside a single cell, where a virus with no metabolism of its own captures machinery it could never build. That is the smaller version. This is the full account, and the biology there points back here rather than the other way around.</w:t>
      </w:r>
    </w:p>
    <w:p w14:paraId="2E57608B" w14:textId="77777777" w:rsidR="00064EE2" w:rsidRDefault="00000000">
      <w:pPr>
        <w:spacing w:after="153"/>
        <w:ind w:left="-5" w:right="15"/>
      </w:pPr>
      <w:r>
        <w:t>The next chapter is about money, the energy system that runs the modern empire. It is also one of the most durable coordination systems ever built, and one of the easiest to mistake for a fact of nature rather than a human design. That distinction is enough for the next chapter; it does not require a hidden group of builders who understood every downstream consequence in advance.</w:t>
      </w:r>
    </w:p>
    <w:p w14:paraId="691F7515"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0F2D638F" wp14:editId="5B512F94">
                <wp:extent cx="4279392" cy="5715"/>
                <wp:effectExtent l="0" t="0" r="0" b="0"/>
                <wp:docPr id="60173" name="Group 60173"/>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528" name="Shape 67528"/>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0173" style="width:336.96pt;height:0.449997pt;mso-position-horizontal-relative:char;mso-position-vertical-relative:line" coordsize="42793,57">
                <v:shape id="Shape 67529"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76DB967E" w14:textId="77777777" w:rsidR="00064EE2" w:rsidRDefault="00000000">
      <w:pPr>
        <w:ind w:left="-5" w:right="15"/>
      </w:pPr>
      <w:r>
        <w:t>PART THREE</w:t>
      </w:r>
    </w:p>
    <w:p w14:paraId="6129673E" w14:textId="77777777" w:rsidR="00064EE2" w:rsidRDefault="00000000">
      <w:pPr>
        <w:spacing w:after="156"/>
        <w:ind w:left="-5" w:right="15"/>
      </w:pPr>
      <w:r>
        <w:t>The Machine</w:t>
      </w:r>
    </w:p>
    <w:p w14:paraId="0C6A9EF3"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549B174F" wp14:editId="5CDA03AB">
                <wp:extent cx="4279392" cy="5715"/>
                <wp:effectExtent l="0" t="0" r="0" b="0"/>
                <wp:docPr id="60174" name="Group 60174"/>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530" name="Shape 67530"/>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0174" style="width:336.96pt;height:0.450012pt;mso-position-horizontal-relative:char;mso-position-vertical-relative:line" coordsize="42793,57">
                <v:shape id="Shape 67531"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7160998E" w14:textId="77777777" w:rsidR="00064EE2" w:rsidRDefault="00000000">
      <w:pPr>
        <w:ind w:left="-5" w:right="15"/>
      </w:pPr>
      <w:r>
        <w:t>CHAPTER TEN</w:t>
      </w:r>
    </w:p>
    <w:p w14:paraId="21EFCF27" w14:textId="77777777" w:rsidR="00064EE2" w:rsidRDefault="00000000">
      <w:pPr>
        <w:pStyle w:val="Heading1"/>
        <w:ind w:left="-5"/>
      </w:pPr>
      <w:r>
        <w:t>Money Is a Container</w:t>
      </w:r>
    </w:p>
    <w:p w14:paraId="07EADAAC" w14:textId="77777777" w:rsidR="00064EE2" w:rsidRDefault="00000000">
      <w:pPr>
        <w:ind w:left="-5" w:right="15"/>
      </w:pPr>
      <w:r>
        <w:t>The Energy System That Keeps It All Running</w:t>
      </w:r>
    </w:p>
    <w:p w14:paraId="57D3A13F" w14:textId="77777777" w:rsidR="00064EE2" w:rsidRDefault="00000000">
      <w:pPr>
        <w:spacing w:after="242"/>
        <w:ind w:left="-5" w:right="15"/>
      </w:pPr>
      <w:r>
        <w:t>Money is the most successful spell in this book, and the trick it performs is convincing you that it is a substance.</w:t>
      </w:r>
    </w:p>
    <w:p w14:paraId="6CDDC088" w14:textId="77777777" w:rsidR="00064EE2" w:rsidRDefault="00000000">
      <w:pPr>
        <w:tabs>
          <w:tab w:val="center" w:pos="427"/>
          <w:tab w:val="center" w:pos="2821"/>
        </w:tabs>
        <w:spacing w:after="283"/>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32CBAC63" wp14:editId="4AA10FB5">
                <wp:extent cx="14288" cy="182093"/>
                <wp:effectExtent l="0" t="0" r="0" b="0"/>
                <wp:docPr id="60298" name="Group 60298"/>
                <wp:cNvGraphicFramePr/>
                <a:graphic xmlns:a="http://schemas.openxmlformats.org/drawingml/2006/main">
                  <a:graphicData uri="http://schemas.microsoft.com/office/word/2010/wordprocessingGroup">
                    <wpg:wgp>
                      <wpg:cNvGrpSpPr/>
                      <wpg:grpSpPr>
                        <a:xfrm>
                          <a:off x="0" y="0"/>
                          <a:ext cx="14288" cy="182093"/>
                          <a:chOff x="0" y="0"/>
                          <a:chExt cx="14288" cy="182093"/>
                        </a:xfrm>
                      </wpg:grpSpPr>
                      <wps:wsp>
                        <wps:cNvPr id="67532" name="Shape 67532"/>
                        <wps:cNvSpPr/>
                        <wps:spPr>
                          <a:xfrm>
                            <a:off x="0" y="0"/>
                            <a:ext cx="14288" cy="182093"/>
                          </a:xfrm>
                          <a:custGeom>
                            <a:avLst/>
                            <a:gdLst/>
                            <a:ahLst/>
                            <a:cxnLst/>
                            <a:rect l="0" t="0" r="0" b="0"/>
                            <a:pathLst>
                              <a:path w="14288" h="182093">
                                <a:moveTo>
                                  <a:pt x="0" y="0"/>
                                </a:moveTo>
                                <a:lnTo>
                                  <a:pt x="14288" y="0"/>
                                </a:lnTo>
                                <a:lnTo>
                                  <a:pt x="14288" y="182093"/>
                                </a:lnTo>
                                <a:lnTo>
                                  <a:pt x="0" y="18209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0298" style="width:1.125pt;height:14.338pt;mso-position-horizontal-relative:char;mso-position-vertical-relative:line" coordsize="142,1820">
                <v:shape id="Shape 67533" style="position:absolute;width:142;height:1820;left:0;top:0;" coordsize="14288,182093" path="m0,0l14288,0l14288,182093l0,182093l0,0">
                  <v:stroke weight="0pt" endcap="flat" joinstyle="miter" miterlimit="10" on="false" color="#000000" opacity="0"/>
                  <v:fill on="true" color="#999999"/>
                </v:shape>
              </v:group>
            </w:pict>
          </mc:Fallback>
        </mc:AlternateContent>
      </w:r>
      <w:r>
        <w:rPr>
          <w:i/>
          <w:color w:val="333333"/>
        </w:rPr>
        <w:tab/>
        <w:t>Money is not a thing you have. It is permission to move.</w:t>
      </w:r>
    </w:p>
    <w:p w14:paraId="123008A9" w14:textId="77777777" w:rsidR="00064EE2" w:rsidRDefault="00000000">
      <w:pPr>
        <w:ind w:left="-5" w:right="15"/>
      </w:pPr>
      <w:r>
        <w:t>It is not a substance. Nothing in your wallet has any property that makes it valuable. The paper is poor paper. The number in the account is a row in a database. A dollar does absolutely nothing until another person agrees to accept it, which means the value was never in the object at all. It was in the agreement, and the agreement is held by everyone else.</w:t>
      </w:r>
    </w:p>
    <w:p w14:paraId="57C8FA8F" w14:textId="77777777" w:rsidR="00064EE2" w:rsidRDefault="00000000">
      <w:pPr>
        <w:ind w:left="-5" w:right="15"/>
      </w:pPr>
      <w:r>
        <w:t>The closest working analogy is the one the companion volume spends a whole book on. Money is to an economy what blood is to a body. Not the point of the system, and not the fuel either. The transport layer. It carries what matters from where it is produced to where it is needed, and its entire usefulness is a function of movement.</w:t>
      </w:r>
    </w:p>
    <w:p w14:paraId="54411E82" w14:textId="77777777" w:rsidR="00064EE2" w:rsidRDefault="00000000">
      <w:pPr>
        <w:spacing w:after="259"/>
        <w:ind w:left="-5" w:right="15"/>
      </w:pPr>
      <w:r>
        <w:t>Which tells you what to watch. A body does not measure its health by how much blood it has stored. It measures it by circulation, and the two failure modes are precisely the two an economy has. Bleeding, where the medium escapes the system faster than it can be replaced. And clotting, where it is all still present and no longer arriving anywhere. A limb does not die because the body ran out of blood. It dies because the blood stopped coming.</w:t>
      </w:r>
    </w:p>
    <w:p w14:paraId="613C43E8"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13536" behindDoc="0" locked="0" layoutInCell="1" allowOverlap="1" wp14:anchorId="1FE46002" wp14:editId="1743EA9F">
                <wp:simplePos x="0" y="0"/>
                <wp:positionH relativeFrom="column">
                  <wp:posOffset>237744</wp:posOffset>
                </wp:positionH>
                <wp:positionV relativeFrom="paragraph">
                  <wp:posOffset>-23098</wp:posOffset>
                </wp:positionV>
                <wp:extent cx="14288" cy="910463"/>
                <wp:effectExtent l="0" t="0" r="0" b="0"/>
                <wp:wrapSquare wrapText="bothSides"/>
                <wp:docPr id="60300" name="Group 60300"/>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34" name="Shape 67534"/>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0300" style="width:1.125pt;height:71.69pt;position:absolute;mso-position-horizontal-relative:text;mso-position-horizontal:absolute;margin-left:18.72pt;mso-position-vertical-relative:text;margin-top:-1.81885pt;" coordsize="142,9104">
                <v:shape id="Shape 67535"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So the question that matters is never how much is there. It is what is allowed to move, in which direction, and who owns the vessel it moves through. That is the whole of monetary politics, and almost none of it is ever discussed in those terms, because the substance illusion is doing so much work.</w:t>
      </w:r>
    </w:p>
    <w:p w14:paraId="6005FD96" w14:textId="77777777" w:rsidR="00064EE2" w:rsidRDefault="00000000">
      <w:pPr>
        <w:spacing w:after="370"/>
        <w:ind w:left="-5" w:right="15"/>
      </w:pPr>
      <w:r>
        <w:t>Chapter Eight described how the channel got built after 1971: not by contract, but by convention, market depth, security arrangements, and the absence of a scalable alternative. That is the plumbing. What follows is what the plumbing does to the people living downstream of it.</w:t>
      </w:r>
    </w:p>
    <w:p w14:paraId="60DE4951" w14:textId="77777777" w:rsidR="00064EE2" w:rsidRDefault="00000000">
      <w:pPr>
        <w:pStyle w:val="Heading2"/>
        <w:ind w:left="-5"/>
      </w:pPr>
      <w:r>
        <w:t>Why It Has to Come Back</w:t>
      </w:r>
    </w:p>
    <w:p w14:paraId="4AAFA2DC" w14:textId="77777777" w:rsidR="00064EE2" w:rsidRDefault="00000000">
      <w:pPr>
        <w:ind w:left="-5" w:right="15"/>
      </w:pPr>
      <w:r>
        <w:t>There is an obvious objection to the blood analogy, and answering it explains why the next chapter exists.</w:t>
      </w:r>
    </w:p>
    <w:p w14:paraId="4F07A41E" w14:textId="77777777" w:rsidR="00064EE2" w:rsidRDefault="00000000">
      <w:pPr>
        <w:ind w:left="-5" w:right="15"/>
      </w:pPr>
      <w:r>
        <w:t>Blood moves because of a pressure difference. No difference, no movement. So does money: nobody trades with someone who has exactly what they have, and a perfectly level economy would be a perfectly still one. Difference is not the disease. Difference is the reason anything circulates at all.</w:t>
      </w:r>
    </w:p>
    <w:p w14:paraId="732FF6B3" w14:textId="77777777" w:rsidR="00064EE2" w:rsidRDefault="00000000">
      <w:pPr>
        <w:ind w:left="-5" w:right="15"/>
      </w:pPr>
      <w:r>
        <w:t>But a difference alone gives you a river, not a circulation, and the distinction is the entire matter. A river runs one direction and ends in the sea. Blood runs one direction and comes back, and the returning is not an afterthought, it is what makes it a system. A heart does not push blood outward. It pushes it around.</w:t>
      </w:r>
    </w:p>
    <w:p w14:paraId="12182F23" w14:textId="77777777" w:rsidR="00064EE2" w:rsidRDefault="00000000">
      <w:pPr>
        <w:ind w:left="-5" w:right="15"/>
      </w:pPr>
      <w:r>
        <w:t>Now the part that is usually gotten backwards. People assume that left alone things even out, the way heat spreads through a room until it is the same temperature everywhere, and economies do not behave that way at all. Left alone they tend to run in the opposite direction, because money is one of the few things whose possession improves your ability to acquire more of it, so that capital earns while debt compounds and the gap widens on its own without anyone steering, widening faster the wider it already is.</w:t>
      </w:r>
    </w:p>
    <w:p w14:paraId="44D4F9CD" w14:textId="77777777" w:rsidR="00064EE2" w:rsidRDefault="00000000">
      <w:pPr>
        <w:spacing w:after="259"/>
        <w:ind w:left="-5" w:right="15"/>
      </w:pPr>
      <w:r>
        <w:t>So the concentration at the top is not the system settling. It is the system tightening. And it costs energy to hold, which is why every arrangement that produces it also produces an enormous apparatus for explaining why it is natural.</w:t>
      </w:r>
    </w:p>
    <w:p w14:paraId="39800E22"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14560" behindDoc="0" locked="0" layoutInCell="1" allowOverlap="1" wp14:anchorId="238C8A97" wp14:editId="61AD7881">
                <wp:simplePos x="0" y="0"/>
                <wp:positionH relativeFrom="column">
                  <wp:posOffset>237744</wp:posOffset>
                </wp:positionH>
                <wp:positionV relativeFrom="paragraph">
                  <wp:posOffset>-23100</wp:posOffset>
                </wp:positionV>
                <wp:extent cx="14288" cy="1632001"/>
                <wp:effectExtent l="0" t="0" r="0" b="0"/>
                <wp:wrapSquare wrapText="bothSides"/>
                <wp:docPr id="60548" name="Group 60548"/>
                <wp:cNvGraphicFramePr/>
                <a:graphic xmlns:a="http://schemas.openxmlformats.org/drawingml/2006/main">
                  <a:graphicData uri="http://schemas.microsoft.com/office/word/2010/wordprocessingGroup">
                    <wpg:wgp>
                      <wpg:cNvGrpSpPr/>
                      <wpg:grpSpPr>
                        <a:xfrm>
                          <a:off x="0" y="0"/>
                          <a:ext cx="14288" cy="1632001"/>
                          <a:chOff x="0" y="0"/>
                          <a:chExt cx="14288" cy="1632001"/>
                        </a:xfrm>
                      </wpg:grpSpPr>
                      <wps:wsp>
                        <wps:cNvPr id="67536" name="Shape 67536"/>
                        <wps:cNvSpPr/>
                        <wps:spPr>
                          <a:xfrm>
                            <a:off x="0" y="0"/>
                            <a:ext cx="14288" cy="1632001"/>
                          </a:xfrm>
                          <a:custGeom>
                            <a:avLst/>
                            <a:gdLst/>
                            <a:ahLst/>
                            <a:cxnLst/>
                            <a:rect l="0" t="0" r="0" b="0"/>
                            <a:pathLst>
                              <a:path w="14288" h="1632001">
                                <a:moveTo>
                                  <a:pt x="0" y="0"/>
                                </a:moveTo>
                                <a:lnTo>
                                  <a:pt x="14288" y="0"/>
                                </a:lnTo>
                                <a:lnTo>
                                  <a:pt x="14288" y="1632001"/>
                                </a:lnTo>
                                <a:lnTo>
                                  <a:pt x="0" y="1632001"/>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0548" style="width:1.125pt;height:128.504pt;position:absolute;mso-position-horizontal-relative:text;mso-position-horizontal:absolute;margin-left:18.72pt;mso-position-vertical-relative:text;margin-top:-1.81897pt;" coordsize="142,16320">
                <v:shape id="Shape 67537" style="position:absolute;width:142;height:16320;left:0;top:0;" coordsize="14288,1632001" path="m0,0l14288,0l14288,1632001l0,1632001l0,0">
                  <v:stroke weight="0pt" endcap="flat" joinstyle="miter" miterlimit="10" on="false" color="#000000" opacity="0"/>
                  <v:fill on="true" color="#999999"/>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5584" behindDoc="0" locked="0" layoutInCell="1" allowOverlap="1" wp14:anchorId="56F4C8CD" wp14:editId="07C83572">
                <wp:simplePos x="0" y="0"/>
                <wp:positionH relativeFrom="column">
                  <wp:posOffset>237744</wp:posOffset>
                </wp:positionH>
                <wp:positionV relativeFrom="paragraph">
                  <wp:posOffset>1046353</wp:posOffset>
                </wp:positionV>
                <wp:extent cx="14288" cy="546278"/>
                <wp:effectExtent l="0" t="0" r="0" b="0"/>
                <wp:wrapSquare wrapText="bothSides"/>
                <wp:docPr id="60638" name="Group 60638"/>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538" name="Shape 67538"/>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0638" style="width:1.125pt;height:43.014pt;position:absolute;mso-position-horizontal-relative:text;mso-position-horizontal:absolute;margin-left:18.72pt;mso-position-vertical-relative:text;margin-top:82.39pt;" coordsize="142,5462">
                <v:shape id="Shape 67539"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Which is why an economy can fail in either direction rather than only one, and the two failures look nothing alike from the inside. It can fail flat, with too little difference for anything to move, which is what a system with nothing to trade and no reason to trade it looks like. Or it can fail clotted, with all the difference in the world and almost nothing arriving anywhere, which is the more common of the two and the one that tends to be mistaken for prosperity while it is happening. What keeps a system working is not the absence of difference but the presence of a path back.</w:t>
      </w:r>
    </w:p>
    <w:p w14:paraId="00AAEDF8" w14:textId="77777777" w:rsidR="00064EE2" w:rsidRDefault="00000000">
      <w:pPr>
        <w:ind w:left="-5" w:right="15"/>
      </w:pPr>
      <w:r>
        <w:t>Nothing in the arithmetic provides that path. Compounding has no natural ceiling and no reverse gear. So the return has to be installed deliberately, by decision, on a schedule, before anyone needs it.</w:t>
      </w:r>
    </w:p>
    <w:p w14:paraId="3877FEBD" w14:textId="77777777" w:rsidR="00064EE2" w:rsidRDefault="00000000">
      <w:pPr>
        <w:spacing w:after="370"/>
        <w:ind w:left="-5" w:right="15"/>
      </w:pPr>
      <w:r>
        <w:t>Which is precisely what the next chapter is about, and what the ancient world understood well enough to write into law and we have somehow managed to forget.</w:t>
      </w:r>
    </w:p>
    <w:p w14:paraId="6E74629D" w14:textId="77777777" w:rsidR="00064EE2" w:rsidRDefault="00000000">
      <w:pPr>
        <w:pStyle w:val="Heading2"/>
        <w:ind w:left="-5"/>
      </w:pPr>
      <w:r>
        <w:t>Debt Is the Valve</w:t>
      </w:r>
    </w:p>
    <w:p w14:paraId="01F8110F" w14:textId="77777777" w:rsidR="00064EE2" w:rsidRDefault="00000000">
      <w:pPr>
        <w:ind w:left="-5" w:right="15"/>
      </w:pPr>
      <w:r>
        <w:t>Debt is how the channel exerts pressure on the things attached to it, and it works the same way at every scale.</w:t>
      </w:r>
    </w:p>
    <w:p w14:paraId="24B30ED8" w14:textId="77777777" w:rsidR="00064EE2" w:rsidRDefault="00000000">
      <w:pPr>
        <w:ind w:left="-5" w:right="15"/>
      </w:pPr>
      <w:r>
        <w:t>A nation that owes more than it can service must accept the structural conditions of its creditors, and those conditions are rarely about money. They are about what the country may grow, who may own its utilities, and what it may spend on its own people. A family that owes more than it can service must keep working at whatever wage is offered, which removes the ability to refuse, which removes the ability to negotiate. A student who borrows in order to be permitted to start begins their productive life already committed, and spends the first decade of it servicing the cost of admission rather than accumulating anything.</w:t>
      </w:r>
    </w:p>
    <w:p w14:paraId="044D3643" w14:textId="77777777" w:rsidR="00064EE2" w:rsidRDefault="00000000">
      <w:pPr>
        <w:spacing w:after="259"/>
        <w:ind w:left="-5" w:right="15"/>
      </w:pPr>
      <w:r>
        <w:t>In none of those cases is anyone being coerced. Everyone signed. That is what makes it durable.</w:t>
      </w:r>
    </w:p>
    <w:p w14:paraId="21275EE4"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16608" behindDoc="0" locked="0" layoutInCell="1" allowOverlap="1" wp14:anchorId="26B70924" wp14:editId="56E682CB">
                <wp:simplePos x="0" y="0"/>
                <wp:positionH relativeFrom="column">
                  <wp:posOffset>237744</wp:posOffset>
                </wp:positionH>
                <wp:positionV relativeFrom="paragraph">
                  <wp:posOffset>-23099</wp:posOffset>
                </wp:positionV>
                <wp:extent cx="14288" cy="546278"/>
                <wp:effectExtent l="0" t="0" r="0" b="0"/>
                <wp:wrapSquare wrapText="bothSides"/>
                <wp:docPr id="60639" name="Group 60639"/>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540" name="Shape 67540"/>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0639" style="width:1.125pt;height:43.014pt;position:absolute;mso-position-horizontal-relative:text;mso-position-horizontal:absolute;margin-left:18.72pt;mso-position-vertical-relative:text;margin-top:-1.81891pt;" coordsize="142,5462">
                <v:shape id="Shape 67541"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Debt is the Bolt of the money system. It does not have to prevent you from leaving. It only has to make leaving cost more than staying, and then it can let you choose freely for the rest of your life.</w:t>
      </w:r>
    </w:p>
    <w:p w14:paraId="7E700D4B" w14:textId="77777777" w:rsidR="00064EE2" w:rsidRDefault="00000000">
      <w:pPr>
        <w:pStyle w:val="Heading2"/>
        <w:ind w:left="-5"/>
      </w:pPr>
      <w:r>
        <w:t>Venezuela and the Channel That Wouldn’t Open</w:t>
      </w:r>
    </w:p>
    <w:p w14:paraId="2BBAE67E" w14:textId="77777777" w:rsidR="00064EE2" w:rsidRDefault="00000000">
      <w:pPr>
        <w:spacing w:after="3"/>
        <w:ind w:left="-5" w:right="15"/>
      </w:pPr>
      <w:commentRangeStart w:id="47"/>
      <w:del w:id="9094" w:author="Perplexity Computer" w:date="2026-08-23T11:00:00Z">
        <w:r>
          <w:delText>Venezuela possesses more proven oil reserves than any country on earth.</w:delText>
        </w:r>
      </w:del>
      <w:ins w:id="9095" w:author="Perplexity Computer" w:date="2026-08-23T11:00:00Z">
        <w:r>
          <w:t>Venezuela possesses among the largest proven oil reserves of any country on earth.</w:t>
        </w:r>
      </w:ins>
      <w:r>
        <w:t xml:space="preserve"> More than</w:t>
      </w:r>
      <w:commentRangeEnd w:id="47"/>
      <w:r>
        <w:rPr>
          <w:rStyle w:val="CommentReference"/>
        </w:rPr>
        <w:commentReference w:id="47"/>
      </w:r>
    </w:p>
    <w:p w14:paraId="3C292725" w14:textId="77777777" w:rsidR="00064EE2" w:rsidRDefault="00000000">
      <w:pPr>
        <w:spacing w:after="3"/>
        <w:ind w:left="-5" w:right="15"/>
      </w:pPr>
      <w:commentRangeStart w:id="48"/>
      <w:del w:id="9096" w:author="Perplexity Computer" w:date="2026-08-23T11:00:00Z">
        <w:r>
          <w:delText>Saudi Arabia. More than Canada. More than Iran. If money were a fixed resource,</w:delText>
        </w:r>
      </w:del>
      <w:ins w:id="9097" w:author="Perplexity Computer" w:date="2026-08-23T11:00:00Z">
        <w:r>
          <w:t>More than Saudi Arabia. More than Canada. More than Iran. If money were a fixed resource, Venezuela should be among the richest nations in the world. It is not. [20]</w:t>
        </w:r>
      </w:ins>
      <w:commentRangeEnd w:id="48"/>
      <w:r>
        <w:rPr>
          <w:rStyle w:val="CommentReference"/>
        </w:rPr>
        <w:commentReference w:id="48"/>
      </w:r>
    </w:p>
    <w:p w14:paraId="11CF9933" w14:textId="77777777" w:rsidR="00064EE2" w:rsidRDefault="00000000">
      <w:pPr>
        <w:ind w:left="-5" w:right="15"/>
      </w:pPr>
      <w:r>
        <w:t>Venezuela should be among the richest nations in the world. It is not. [20]</w:t>
      </w:r>
    </w:p>
    <w:p w14:paraId="6434FC70" w14:textId="77777777" w:rsidR="00064EE2" w:rsidRDefault="00000000">
      <w:pPr>
        <w:spacing w:after="259"/>
        <w:ind w:left="-5" w:right="15"/>
      </w:pPr>
      <w:r>
        <w:t>Much of Venezuela’s crude is extra-heavy and requires diluent, specialized handling, maintained infrastructure, capital, technical expertise, and access to suitable refineries and buyers. U.S. sanctions constrained financing, trade, equipment, U.S. refining access, and at points the supply of needed diluent. But the production collapse was already being driven by underinvestment, management failures, loss of technical capacity, deteriorating infrastructure, and the wider economic crisis. Sanctions materially worsened a system that was already failing; they were neither irrelevant nor the single closed valve. [20]</w:t>
      </w:r>
    </w:p>
    <w:p w14:paraId="5FC53664"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17632" behindDoc="0" locked="0" layoutInCell="1" allowOverlap="1" wp14:anchorId="643481FB" wp14:editId="4D6B6B06">
                <wp:simplePos x="0" y="0"/>
                <wp:positionH relativeFrom="column">
                  <wp:posOffset>237744</wp:posOffset>
                </wp:positionH>
                <wp:positionV relativeFrom="paragraph">
                  <wp:posOffset>-23099</wp:posOffset>
                </wp:positionV>
                <wp:extent cx="14288" cy="364185"/>
                <wp:effectExtent l="0" t="0" r="0" b="0"/>
                <wp:wrapSquare wrapText="bothSides"/>
                <wp:docPr id="60795" name="Group 60795"/>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542" name="Shape 67542"/>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0795" style="width:1.125pt;height:28.676pt;position:absolute;mso-position-horizontal-relative:text;mso-position-horizontal:absolute;margin-left:18.72pt;mso-position-vertical-relative:text;margin-top:-1.81891pt;" coordsize="142,3641">
                <v:shape id="Shape 67543"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It does not matter how much you have. It matters whether you control the channel your resource has to move through to become useful to you.</w:t>
      </w:r>
    </w:p>
    <w:p w14:paraId="2BC49523" w14:textId="77777777" w:rsidR="00064EE2" w:rsidRDefault="00000000">
      <w:pPr>
        <w:ind w:left="-5" w:right="15"/>
      </w:pPr>
      <w:r>
        <w:t>The dollar-centered energy and reserve system is changing at the margins, especially where sanctions and geopolitical rivalry create incentives to settle trade in other currencies. China has expanded renminbi settlement with some partners, including sanctioned oil suppliers. Saudi officials have signaled openness to nondollar settlement, but the dollar remains deeply embedded in Saudi finance and oil trade, and public evidence does not support saying that a large Saudi shift into yuan oil sales has already occurred. The important point is slower: network dominance can weaken without disappearing, and the dollar channel is still overwhelmingly real while alternatives are being built around its edges.</w:t>
      </w:r>
    </w:p>
    <w:p w14:paraId="2F9A2E64" w14:textId="77777777" w:rsidR="00064EE2" w:rsidRDefault="00000000">
      <w:pPr>
        <w:ind w:left="-5" w:right="15"/>
      </w:pPr>
      <w:r>
        <w:t>PART THREE</w:t>
      </w:r>
    </w:p>
    <w:p w14:paraId="48F28187" w14:textId="77777777" w:rsidR="00064EE2" w:rsidRDefault="00000000">
      <w:pPr>
        <w:spacing w:after="156"/>
        <w:ind w:left="-5" w:right="15"/>
      </w:pPr>
      <w:r>
        <w:t>The Machine</w:t>
      </w:r>
    </w:p>
    <w:p w14:paraId="1A5FF1A9"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2CF5B426" wp14:editId="690CF004">
                <wp:extent cx="4279392" cy="5715"/>
                <wp:effectExtent l="0" t="0" r="0" b="0"/>
                <wp:docPr id="60796" name="Group 60796"/>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544" name="Shape 67544"/>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0796" style="width:336.96pt;height:0.449982pt;mso-position-horizontal-relative:char;mso-position-vertical-relative:line" coordsize="42793,57">
                <v:shape id="Shape 67545"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6DC69D29" w14:textId="77777777" w:rsidR="00064EE2" w:rsidRDefault="00000000">
      <w:pPr>
        <w:ind w:left="-5" w:right="15"/>
      </w:pPr>
      <w:r>
        <w:t>CHAPTER ELEVEN</w:t>
      </w:r>
    </w:p>
    <w:p w14:paraId="778813A5" w14:textId="77777777" w:rsidR="00064EE2" w:rsidRDefault="00000000">
      <w:pPr>
        <w:pStyle w:val="Heading1"/>
        <w:ind w:left="-5"/>
      </w:pPr>
      <w:r>
        <w:t>Erase All Debt</w:t>
      </w:r>
    </w:p>
    <w:p w14:paraId="3A66948E" w14:textId="77777777" w:rsidR="00064EE2" w:rsidRDefault="00000000">
      <w:pPr>
        <w:spacing w:after="0" w:line="402" w:lineRule="auto"/>
        <w:ind w:left="-5" w:right="2581"/>
      </w:pPr>
      <w:commentRangeStart w:id="49"/>
      <w:r>
        <w:t>The Reset the System Was Designed to Prevent The reset was not mercy. It was maintenance.</w:t>
      </w:r>
      <w:commentRangeEnd w:id="49"/>
      <w:r>
        <w:rPr>
          <w:rStyle w:val="CommentReference"/>
        </w:rPr>
        <w:commentReference w:id="49"/>
      </w:r>
    </w:p>
    <w:p w14:paraId="0C5DEFEB" w14:textId="77777777" w:rsidR="00064EE2" w:rsidRDefault="00000000">
      <w:pPr>
        <w:spacing w:after="121"/>
        <w:ind w:left="-5"/>
      </w:pPr>
      <w:commentRangeStart w:id="50"/>
      <w:del w:id="9100" w:author="Perplexity Computer" w:date="2026-08-23T11:00:00Z">
        <w:r>
          <w:rPr>
            <w:i/>
          </w:rPr>
          <w:delText>Every seventh year the debts were canceled and every fiftieth the land went home, and the kings who ordered it were not being generous.</w:delText>
        </w:r>
      </w:del>
      <w:ins w:id="9101" w:author="Perplexity Computer" w:date="2026-08-23T11:00:00Z">
        <w:r>
          <w:rPr>
            <w:i/>
          </w:rPr>
          <w:t>Every seventh year the texts cancel the debts and every fiftieth the land goes home, and the kings who ordered such releases were not being generous.</w:t>
        </w:r>
      </w:ins>
      <w:r>
        <w:rPr>
          <w:i/>
        </w:rPr>
        <w:t xml:space="preserve"> Compounding has no natural stopping point, so a system that permits it must build one in or be eaten by it. What that looks like at the scale of a country, of a company, and of one person owed money by another.</w:t>
      </w:r>
      <w:commentRangeEnd w:id="50"/>
      <w:r>
        <w:rPr>
          <w:rStyle w:val="CommentReference"/>
        </w:rPr>
        <w:commentReference w:id="50"/>
      </w:r>
    </w:p>
    <w:p w14:paraId="0AC9C62B" w14:textId="77777777" w:rsidR="00064EE2" w:rsidRDefault="00000000">
      <w:pPr>
        <w:ind w:left="-5" w:right="15"/>
      </w:pPr>
      <w:r>
        <w:t>Deuteronomy instructs Israelites to grant a release from debts in the seventh year. Leviticus describes a different fiftieth-year institution: land is restored to ancestral holdings and Israelite bonded servants are released.</w:t>
      </w:r>
    </w:p>
    <w:p w14:paraId="79C41125" w14:textId="77777777" w:rsidR="00064EE2" w:rsidRDefault="00000000">
      <w:pPr>
        <w:ind w:left="-5" w:right="15"/>
      </w:pPr>
      <w:r>
        <w:t xml:space="preserve">That fiftieth year is the Jubilee. The Hebrew </w:t>
      </w:r>
      <w:r>
        <w:rPr>
          <w:i/>
        </w:rPr>
        <w:t>yovel</w:t>
      </w:r>
      <w:r>
        <w:t xml:space="preserve"> is associated with the ram’s horn sounded to announce it. Seven cycles of seven years, and then the fiftieth: a textual program of release and restoration, not a claim that every kind of ancient obligation vanished from every ledger. [21]</w:t>
      </w:r>
    </w:p>
    <w:p w14:paraId="71D2BB1D" w14:textId="77777777" w:rsidR="00064EE2" w:rsidRDefault="00000000">
      <w:pPr>
        <w:ind w:left="-5" w:right="15"/>
      </w:pPr>
      <w:r>
        <w:t>It is often read as generosity. It also served a structural function: limiting the concentration and dependency that could accumulate through debt.</w:t>
      </w:r>
    </w:p>
    <w:p w14:paraId="3C613F59" w14:textId="77777777" w:rsidR="00064EE2" w:rsidRDefault="00000000">
      <w:pPr>
        <w:ind w:left="-5" w:right="15"/>
      </w:pPr>
      <w:r>
        <w:t>Understand the problem it solved. In an agrarian economy, a farmer who has a bad year has to borrow to plant the next one. Interest accrues at a rate that has nothing to do with how fast wheat grows, because interest compounds and crops do not. So one drought becomes a debt, the debt becomes the land, and the land becomes the man: first the harvest is pledged, then the field, then a daughter, then himself.</w:t>
      </w:r>
    </w:p>
    <w:p w14:paraId="79C7FDE3" w14:textId="77777777" w:rsidR="00064EE2" w:rsidRDefault="00000000">
      <w:pPr>
        <w:ind w:left="-5" w:right="15"/>
      </w:pPr>
      <w:r>
        <w:t>Now count what the king has lost. Not a farmer. A taxpayer, a soldier, and a household that used to feed itself. Run that for two generations and the kingdom has a small number of very large landowners and a very large number of people with nothing to defend.</w:t>
      </w:r>
    </w:p>
    <w:p w14:paraId="0863F563"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18656" behindDoc="0" locked="0" layoutInCell="1" allowOverlap="1" wp14:anchorId="3060BDF8" wp14:editId="0A6497E2">
                <wp:simplePos x="0" y="0"/>
                <wp:positionH relativeFrom="column">
                  <wp:posOffset>237744</wp:posOffset>
                </wp:positionH>
                <wp:positionV relativeFrom="paragraph">
                  <wp:posOffset>-23099</wp:posOffset>
                </wp:positionV>
                <wp:extent cx="14288" cy="910463"/>
                <wp:effectExtent l="0" t="0" r="0" b="0"/>
                <wp:wrapSquare wrapText="bothSides"/>
                <wp:docPr id="61188" name="Group 61188"/>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46" name="Shape 67546"/>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1188" style="width:1.125pt;height:71.69pt;position:absolute;mso-position-horizontal-relative:text;mso-position-horizontal:absolute;margin-left:18.72pt;mso-position-vertical-relative:text;margin-top:-1.8189pt;" coordsize="142,9104">
                <v:shape id="Shape 67547"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The reset can be read as maintenance as well as mercy. Compounding obligations can concentrate land, labor, and leverage faster than a social system can absorb indefinitely. Ancient law codes and royal clean-slate edicts show that some societies treated periodic release as one tool for restoring the balance. [21]</w:t>
      </w:r>
    </w:p>
    <w:p w14:paraId="7DC99D9E" w14:textId="77777777" w:rsidR="00064EE2" w:rsidRDefault="00000000">
      <w:pPr>
        <w:ind w:left="-5" w:right="15"/>
      </w:pPr>
      <w:r>
        <w:t>And Israel was not the first society to imagine release. Mesopotamian rulers issued clean-slate edicts centuries before the biblical Jubilee texts, commonly remitting specified personal or agrarian obligations, restoring people or property, and releasing debt servitude. The Sumerian term amargi is associated with early written language of release or freedom and is conventionally glossed as a return to the mother, although the exact translation and scope deserve the caution given in the notes. [21]</w:t>
      </w:r>
    </w:p>
    <w:p w14:paraId="3AB0C19E" w14:textId="77777777" w:rsidR="00064EE2" w:rsidRDefault="00000000">
      <w:pPr>
        <w:spacing w:after="370"/>
        <w:ind w:left="-5" w:right="15"/>
      </w:pPr>
      <w:r>
        <w:t>The important point is narrower than a claim about the first meaning of liberty: debt release appears very early in the written record as a tool of social restoration.</w:t>
      </w:r>
    </w:p>
    <w:p w14:paraId="2A0090C2" w14:textId="77777777" w:rsidR="00064EE2" w:rsidRDefault="00000000">
      <w:pPr>
        <w:pStyle w:val="Heading2"/>
        <w:ind w:left="-5"/>
      </w:pPr>
      <w:r>
        <w:t>Why Modern Finance Looks Different</w:t>
      </w:r>
    </w:p>
    <w:p w14:paraId="72BE2B74" w14:textId="77777777" w:rsidR="00064EE2" w:rsidRDefault="00000000">
      <w:pPr>
        <w:ind w:left="-5" w:right="15"/>
      </w:pPr>
      <w:r>
        <w:t>Modern finance does contain forms of release: bankruptcy discharge, sovereign restructuring, negotiated write-downs, statutes of limitation, income-based repayment, targeted forgiveness, and periodic amnesties. What it generally does not contain is the ancient idea of a universal calendar-triggered social reset. That is the comparison worth making.</w:t>
      </w:r>
    </w:p>
    <w:p w14:paraId="0495FE33" w14:textId="77777777" w:rsidR="00064EE2" w:rsidRDefault="00000000">
      <w:pPr>
        <w:spacing w:after="370"/>
        <w:ind w:left="-5" w:right="15"/>
      </w:pPr>
      <w:r>
        <w:t>Why did the calendar version disappear? Creditor power is part of the story, but so are legal continuity, impersonal credit markets, banking systems, pension assets, public debt, and the fact that modern obligations are distributed through institutions rather than concentrated only in face-to-face agrarian relationships. The stronger argument is not that one class secretly deleted the reset. It is that modern systems built different release valves, and we can ask whether those valves are adequate to the concentration produced by compounding.</w:t>
      </w:r>
    </w:p>
    <w:p w14:paraId="0945A427" w14:textId="77777777" w:rsidR="00064EE2" w:rsidRDefault="00000000">
      <w:pPr>
        <w:pStyle w:val="Heading2"/>
        <w:ind w:left="-5"/>
      </w:pPr>
      <w:r>
        <w:t>The Reset That Actually Happened</w:t>
      </w:r>
    </w:p>
    <w:p w14:paraId="4FB7136E" w14:textId="77777777" w:rsidR="00064EE2" w:rsidRDefault="00000000">
      <w:pPr>
        <w:spacing w:after="0"/>
        <w:ind w:left="-5" w:right="15"/>
      </w:pPr>
      <w:r>
        <w:t>At the London Debt Agreement of 1953, West Germany’s external debt was cut roughly in half and the remainder was placed on unusually favorable terms tied to the country’s capacity to earn foreign exchange. Research finds that the agreement materially improved fiscal space, borrowing conditions, investment, and price stability. It was one important contributor to West Germany’s recovery, alongside the 1948 currency reform, the European Payments Union, reconstruction, trade, institutions, and an economy that was already growing before 1953.</w:t>
      </w:r>
    </w:p>
    <w:p w14:paraId="3D7143B2" w14:textId="77777777" w:rsidR="00064EE2" w:rsidRDefault="00000000">
      <w:pPr>
        <w:ind w:left="-5" w:right="15"/>
      </w:pPr>
      <w:commentRangeStart w:id="51"/>
      <w:r>
        <w:t>[22]</w:t>
      </w:r>
      <w:commentRangeEnd w:id="51"/>
      <w:r>
        <w:rPr>
          <w:rStyle w:val="CommentReference"/>
        </w:rPr>
        <w:commentReference w:id="51"/>
      </w:r>
    </w:p>
    <w:p w14:paraId="3D3ECA3F" w14:textId="77777777" w:rsidR="00064EE2" w:rsidRDefault="00000000">
      <w:pPr>
        <w:spacing w:after="259"/>
        <w:ind w:left="-5" w:right="15"/>
      </w:pPr>
      <w:r>
        <w:t>The political context mattered too. A prosperous West Germany was strategically valuable to the Western alliance during the Cold War. That does not make the debt relief economically irrational; it shows that economic logic and geopolitical interest can point in the same direction.</w:t>
      </w:r>
    </w:p>
    <w:p w14:paraId="2CE1B0C6"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19680" behindDoc="0" locked="0" layoutInCell="1" allowOverlap="1" wp14:anchorId="502362D6" wp14:editId="78938C3F">
                <wp:simplePos x="0" y="0"/>
                <wp:positionH relativeFrom="column">
                  <wp:posOffset>237744</wp:posOffset>
                </wp:positionH>
                <wp:positionV relativeFrom="paragraph">
                  <wp:posOffset>-23099</wp:posOffset>
                </wp:positionV>
                <wp:extent cx="14288" cy="728370"/>
                <wp:effectExtent l="0" t="0" r="0" b="0"/>
                <wp:wrapSquare wrapText="bothSides"/>
                <wp:docPr id="62371" name="Group 62371"/>
                <wp:cNvGraphicFramePr/>
                <a:graphic xmlns:a="http://schemas.openxmlformats.org/drawingml/2006/main">
                  <a:graphicData uri="http://schemas.microsoft.com/office/word/2010/wordprocessingGroup">
                    <wpg:wgp>
                      <wpg:cNvGrpSpPr/>
                      <wpg:grpSpPr>
                        <a:xfrm>
                          <a:off x="0" y="0"/>
                          <a:ext cx="14288" cy="728370"/>
                          <a:chOff x="0" y="0"/>
                          <a:chExt cx="14288" cy="728370"/>
                        </a:xfrm>
                      </wpg:grpSpPr>
                      <wps:wsp>
                        <wps:cNvPr id="67548" name="Shape 67548"/>
                        <wps:cNvSpPr/>
                        <wps:spPr>
                          <a:xfrm>
                            <a:off x="0"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2371" style="width:1.125pt;height:57.352pt;position:absolute;mso-position-horizontal-relative:text;mso-position-horizontal:absolute;margin-left:18.72pt;mso-position-vertical-relative:text;margin-top:-1.81891pt;" coordsize="142,7283">
                <v:shape id="Shape 67549" style="position:absolute;width:142;height:7283;left:0;top:0;" coordsize="14288,728370" path="m0,0l14288,0l14288,728370l0,728370l0,0">
                  <v:stroke weight="0pt" endcap="flat" joinstyle="miter" miterlimit="10" on="false" color="#000000" opacity="0"/>
                  <v:fill on="true" color="#999999"/>
                </v:shape>
                <w10:wrap type="square"/>
              </v:group>
            </w:pict>
          </mc:Fallback>
        </mc:AlternateContent>
      </w:r>
      <w:r>
        <w:rPr>
          <w:i/>
          <w:color w:val="333333"/>
        </w:rPr>
        <w:t>Germany’s case demonstrates that large write-downs can be designed around a debtor’s capacity to recover. It does not prove that debt relief alone caused the Wirtschaftswunder, or that every later debtor faced an identical situation.</w:t>
      </w:r>
    </w:p>
    <w:p w14:paraId="69476642" w14:textId="77777777" w:rsidR="00064EE2" w:rsidRDefault="00000000">
      <w:pPr>
        <w:pStyle w:val="Heading2"/>
        <w:ind w:left="-5"/>
      </w:pPr>
      <w:r>
        <w:t>The Miniature Jubilee</w:t>
      </w:r>
    </w:p>
    <w:p w14:paraId="732AD302" w14:textId="77777777" w:rsidR="00064EE2" w:rsidRDefault="00000000">
      <w:pPr>
        <w:ind w:left="-5" w:right="15"/>
      </w:pPr>
      <w:r>
        <w:t>I do this. I am going to describe it plainly rather than modestly, because the mechanism is the point and the mechanism only works if you can see all of it.</w:t>
      </w:r>
    </w:p>
    <w:p w14:paraId="4CEDD62F" w14:textId="77777777" w:rsidR="00064EE2" w:rsidRDefault="00000000">
      <w:pPr>
        <w:ind w:left="-5" w:right="15"/>
      </w:pPr>
      <w:r>
        <w:t>People who work for me sometimes borrow money. Not much, usually: a car repair, a deposit, a month that did not reach the end of itself. The standard handling is obvious. Log the balance, deduct from the next several paychecks, close it out.</w:t>
      </w:r>
    </w:p>
    <w:p w14:paraId="5B3E96A0" w14:textId="77777777" w:rsidR="00064EE2" w:rsidRDefault="00000000">
      <w:pPr>
        <w:ind w:left="-5" w:right="15"/>
      </w:pPr>
      <w:r>
        <w:t>What I do instead is nothing. After a while, the balance stops existing. I do not announce it. I do not call the person in. Nobody gets a letter. The person who received it usually never learns that a decision was made, only that the deductions stopped, and the person standing next to them does not know it happened at all.</w:t>
      </w:r>
    </w:p>
    <w:p w14:paraId="0B2551E5" w14:textId="77777777" w:rsidR="00064EE2" w:rsidRDefault="00000000">
      <w:pPr>
        <w:ind w:left="-5" w:right="15"/>
      </w:pPr>
      <w:r>
        <w:t>The reasoning takes one sentence. If someone is inside my system, showing up, doing the work and holding up their end of an agreement with me, and they still cannot pay their bills, then that is my problem rather than a flaw in their character, because it is a condition inside a structure I am running.</w:t>
      </w:r>
    </w:p>
    <w:p w14:paraId="31C36288" w14:textId="77777777" w:rsidR="00064EE2" w:rsidRDefault="00000000">
      <w:pPr>
        <w:ind w:left="-5" w:right="15"/>
      </w:pPr>
      <w:r>
        <w:t>And there is a second thing in it that took me longer to see, which is that the request itself is information. A person who is working full time for me and has to ask for money to cover a car repair or a deposit is telling me something about the wage, and they are usually telling me more accurately than any survey would, because they are not making a case, they are just short. If the pay were right, the ask would not be happening.</w:t>
      </w:r>
    </w:p>
    <w:p w14:paraId="2FA7D8EB" w14:textId="77777777" w:rsidR="00064EE2" w:rsidRDefault="00000000">
      <w:pPr>
        <w:spacing w:after="259"/>
        <w:ind w:left="-5" w:right="15"/>
      </w:pPr>
      <w:r>
        <w:t>So forgiving the balance is only half of the correct response and it is the easier half. The other half is going back and looking at what the job pays, because a wage that cannot cover the basics is not a wage somebody failed to manage. It is a wage that was set too low, and canceling the loan without changing the number means the same person will be back in six months, having learned nothing except that I am kind.</w:t>
      </w:r>
    </w:p>
    <w:p w14:paraId="55397D38"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20704" behindDoc="0" locked="0" layoutInCell="1" allowOverlap="1" wp14:anchorId="4F784B4A" wp14:editId="54ED4035">
                <wp:simplePos x="0" y="0"/>
                <wp:positionH relativeFrom="column">
                  <wp:posOffset>237744</wp:posOffset>
                </wp:positionH>
                <wp:positionV relativeFrom="paragraph">
                  <wp:posOffset>-23099</wp:posOffset>
                </wp:positionV>
                <wp:extent cx="14288" cy="910463"/>
                <wp:effectExtent l="0" t="0" r="0" b="0"/>
                <wp:wrapSquare wrapText="bothSides"/>
                <wp:docPr id="61598" name="Group 61598"/>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50" name="Shape 67550"/>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1598" style="width:1.125pt;height:71.69pt;position:absolute;mso-position-horizontal-relative:text;mso-position-horizontal:absolute;margin-left:18.72pt;mso-position-vertical-relative:text;margin-top:-1.81891pt;" coordsize="142,9104">
                <v:shape id="Shape 67551"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On the narrow loan ledger, forgiving a collectible balance is a loss. On the wider operating ledger, the same decision can affect retention, trust, stability, and whether a person can keep showing up to work. The human question is wider still. Those frames are looking at the same transaction while counting different consequences.</w:t>
      </w:r>
    </w:p>
    <w:p w14:paraId="1985C2FC" w14:textId="77777777" w:rsidR="00064EE2" w:rsidRDefault="00000000">
      <w:pPr>
        <w:spacing w:after="259"/>
        <w:ind w:left="-5" w:right="15"/>
      </w:pPr>
      <w:r>
        <w:t>And notice the two silences, because they are structural rather than modest. If the recipient knew it was coming, it would become an expectation, and an expectation is a wage that has been renamed. If everyone else knew, it would become a reward, and a reward is a lever. The moment either of those happens the thing stops being a Jubilee and becomes a management technique, and the person now owes me something that does not appear anywhere on a ledger.</w:t>
      </w:r>
    </w:p>
    <w:p w14:paraId="3B95F7C4"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21728" behindDoc="0" locked="0" layoutInCell="1" allowOverlap="1" wp14:anchorId="2CC5016E" wp14:editId="1CD49A13">
                <wp:simplePos x="0" y="0"/>
                <wp:positionH relativeFrom="column">
                  <wp:posOffset>237744</wp:posOffset>
                </wp:positionH>
                <wp:positionV relativeFrom="paragraph">
                  <wp:posOffset>-23100</wp:posOffset>
                </wp:positionV>
                <wp:extent cx="14288" cy="546278"/>
                <wp:effectExtent l="0" t="0" r="0" b="0"/>
                <wp:wrapSquare wrapText="bothSides"/>
                <wp:docPr id="61600" name="Group 61600"/>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552" name="Shape 67552"/>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1600" style="width:1.125pt;height:43.014pt;position:absolute;mso-position-horizontal-relative:text;mso-position-horizontal:absolute;margin-left:18.72pt;mso-position-vertical-relative:text;margin-top:-1.81894pt;" coordsize="142,5462">
                <v:shape id="Shape 67553"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This is the small-scale analogue I mean by a miniature Jubilee: a recorded obligation is deliberately ended so the relationship is not permanently organized around the debt.</w:t>
      </w:r>
    </w:p>
    <w:p w14:paraId="034EF937" w14:textId="77777777" w:rsidR="00064EE2" w:rsidRDefault="00000000">
      <w:pPr>
        <w:spacing w:after="370"/>
        <w:ind w:left="-5" w:right="15"/>
      </w:pPr>
      <w:r>
        <w:t>The moment a forgiven debt requires public thanks, it stops being Jubilee and becomes a different transaction, a purchase of loyalty, a Bolt wearing the costume of generosity. A debt forgiven quietly, treated as routine maintenance on a relationship, does the actual work of the Jubilee: it resets the balance and lets both people continue as equals.</w:t>
      </w:r>
    </w:p>
    <w:p w14:paraId="07BB72C0" w14:textId="77777777" w:rsidR="00064EE2" w:rsidRDefault="00000000">
      <w:pPr>
        <w:pStyle w:val="Heading2"/>
        <w:ind w:left="-5"/>
      </w:pPr>
      <w:r>
        <w:t>The Other Debt</w:t>
      </w:r>
    </w:p>
    <w:p w14:paraId="3D2DD2F8" w14:textId="77777777" w:rsidR="00064EE2" w:rsidRDefault="00000000">
      <w:pPr>
        <w:ind w:left="-5" w:right="15"/>
      </w:pPr>
      <w:r>
        <w:t>There is a second kind of debt that works on a person the way financial debt works on a nation, and most people carrying it have never once called it debt. You owe your church for your salvation. You owe your country for your freedom. You owe your family for your existence. Some of these are real and worth honoring, gratitude is not a Bolt. But notice the structural match: an obligation with no stated principal, no schedule, no possible final payment, and a strong implication that asking about the terms is itself a kind of betrayal.</w:t>
      </w:r>
    </w:p>
    <w:p w14:paraId="22034CCD" w14:textId="77777777" w:rsidR="00064EE2" w:rsidRDefault="00000000">
      <w:pPr>
        <w:spacing w:after="370"/>
        <w:ind w:left="-5" w:right="15"/>
      </w:pPr>
      <w:r>
        <w:t>That is the same architecture as compounding debt with no Jubilee. And it produces the same result. A person carrying unexamined moral debt is as captured as a nation carrying unpayable financial debt, and for the same reason: the balance can never be cleared, so the leverage never expires. The question the Jubilee asks of a nation is the question worth asking of yourself. What am I still paying on, who set the terms, and was there ever a date on which it was supposed to end?</w:t>
      </w:r>
    </w:p>
    <w:p w14:paraId="73A6216C" w14:textId="77777777" w:rsidR="00064EE2" w:rsidRDefault="00000000">
      <w:pPr>
        <w:pStyle w:val="Heading2"/>
        <w:ind w:left="-5"/>
      </w:pPr>
      <w:r>
        <w:t>Run It Here</w:t>
      </w:r>
    </w:p>
    <w:p w14:paraId="475D1AFA" w14:textId="77777777" w:rsidR="00064EE2" w:rsidRDefault="00000000">
      <w:pPr>
        <w:ind w:left="-5" w:right="15"/>
      </w:pPr>
      <w:r>
        <w:t>So run the thought all the way through, but label it correctly. What follows is a thought experiment, not a forecast and not a policy model.</w:t>
      </w:r>
    </w:p>
    <w:p w14:paraId="59E0D4A4" w14:textId="77777777" w:rsidR="00064EE2" w:rsidRDefault="00000000">
      <w:pPr>
        <w:ind w:left="-5" w:right="15"/>
      </w:pPr>
      <w:r>
        <w:t>Imagine a one-time cancellation of household mortgages, student loans, medical debt, credit-card balances, and car notes. Debtors would gain disposable income and balance-sheet relief. But the corresponding assets do not vanish from nowhere: they are held by banks, bondholders, pension funds, insurers, securitization vehicles, governments, and individual savers. An indiscriminate cancellation would therefore redistribute losses through the financial system as well as relief through households. It could impair bank capital, retirement assets, future credit supply, prices, and expectations unless the losses were allocated or absorbed deliberately.</w:t>
      </w:r>
    </w:p>
    <w:p w14:paraId="214A8008" w14:textId="77777777" w:rsidR="00064EE2" w:rsidRDefault="00000000">
      <w:pPr>
        <w:spacing w:after="259"/>
        <w:ind w:left="-5" w:right="15"/>
      </w:pPr>
      <w:r>
        <w:t>That does not make debt relief impossible. It makes the real design question visible. Which debts are socially destructive? Which creditors can absorb a writedown? Who should bear the loss? What happens to new lending after the reset? Should relief be universal, means-tested, bankruptcy-based, inflationary, taxpayer-funded, or negotiated? And what prevents the same concentration from rebuilding afterward?</w:t>
      </w:r>
    </w:p>
    <w:p w14:paraId="421E6E53"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22752" behindDoc="0" locked="0" layoutInCell="1" allowOverlap="1" wp14:anchorId="23279ED3" wp14:editId="4204C8EA">
                <wp:simplePos x="0" y="0"/>
                <wp:positionH relativeFrom="column">
                  <wp:posOffset>237744</wp:posOffset>
                </wp:positionH>
                <wp:positionV relativeFrom="paragraph">
                  <wp:posOffset>-23099</wp:posOffset>
                </wp:positionV>
                <wp:extent cx="14288" cy="546278"/>
                <wp:effectExtent l="0" t="0" r="0" b="0"/>
                <wp:wrapSquare wrapText="bothSides"/>
                <wp:docPr id="61884" name="Group 61884"/>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554" name="Shape 67554"/>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1884" style="width:1.125pt;height:43.014pt;position:absolute;mso-position-horizontal-relative:text;mso-position-horizontal:absolute;margin-left:18.72pt;mso-position-vertical-relative:text;margin-top:-1.81888pt;" coordsize="142,5462">
                <v:shape id="Shape 67555"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A Jubilee does not make claims disappear without consequence. It decides which claims will be honored, which will be written down, and who carries the cost of the reset.</w:t>
      </w:r>
    </w:p>
    <w:p w14:paraId="247B4191" w14:textId="77777777" w:rsidR="00064EE2" w:rsidRDefault="00000000">
      <w:pPr>
        <w:ind w:left="-5" w:right="15"/>
      </w:pPr>
      <w:r>
        <w:t>The argument I want to preserve is therefore not that cancellation literally destroys no wealth. It is that a society is allowed to ask when enforcing every recorded claim costs more, economically and socially, than restructuring the claims. That question belongs inside economics, not outside it.</w:t>
      </w:r>
    </w:p>
    <w:p w14:paraId="278F223B" w14:textId="77777777" w:rsidR="00064EE2" w:rsidRDefault="00000000">
      <w:pPr>
        <w:spacing w:after="262"/>
        <w:ind w:left="-5" w:right="15"/>
      </w:pPr>
      <w:r>
        <w:t>Which surfaces the question the whole argument turns on.</w:t>
      </w:r>
    </w:p>
    <w:p w14:paraId="39210102"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23776" behindDoc="0" locked="0" layoutInCell="1" allowOverlap="1" wp14:anchorId="4C9C7EB1" wp14:editId="2AB5234B">
                <wp:simplePos x="0" y="0"/>
                <wp:positionH relativeFrom="column">
                  <wp:posOffset>237744</wp:posOffset>
                </wp:positionH>
                <wp:positionV relativeFrom="paragraph">
                  <wp:posOffset>-23099</wp:posOffset>
                </wp:positionV>
                <wp:extent cx="14288" cy="910463"/>
                <wp:effectExtent l="0" t="0" r="0" b="0"/>
                <wp:wrapSquare wrapText="bothSides"/>
                <wp:docPr id="61785" name="Group 61785"/>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56" name="Shape 67556"/>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1785" style="width:1.125pt;height:71.69pt;position:absolute;mso-position-horizontal-relative:text;mso-position-horizontal:absolute;margin-left:18.72pt;mso-position-vertical-relative:text;margin-top:-1.81891pt;" coordsize="142,9104">
                <v:shape id="Shape 67557"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You can only sleep in one house at a time. You can only drive one car at a time. There is a number of pairs of shoes past which the additional pair is not a possession, it is a data point. So the question is never whether someone is permitted to have more. It is what portion of the total has to stop moving in order for the counting to continue.</w:t>
      </w:r>
    </w:p>
    <w:p w14:paraId="42307FD2" w14:textId="77777777" w:rsidR="00064EE2" w:rsidRDefault="00000000">
      <w:pPr>
        <w:spacing w:after="259"/>
        <w:ind w:left="-5" w:right="15"/>
      </w:pPr>
      <w:r>
        <w:t>The ancient legal imagination put some forms of release onto a calendar rather than relying only on case-by-case creditor consent. That design feature is worth noticing even though the ancient institutions, obligations, and enforcement systems were radically different from ours.</w:t>
      </w:r>
    </w:p>
    <w:p w14:paraId="59A469D0" w14:textId="77777777" w:rsidR="00064EE2" w:rsidRDefault="00000000">
      <w:pPr>
        <w:spacing w:after="815"/>
        <w:ind w:left="609" w:right="261"/>
      </w:pPr>
      <w:r>
        <w:rPr>
          <w:rFonts w:ascii="Calibri" w:eastAsia="Calibri" w:hAnsi="Calibri" w:cs="Calibri"/>
          <w:noProof/>
          <w:color w:val="000000"/>
          <w:sz w:val="22"/>
        </w:rPr>
        <mc:AlternateContent>
          <mc:Choice Requires="wpg">
            <w:drawing>
              <wp:anchor distT="0" distB="0" distL="114300" distR="114300" simplePos="0" relativeHeight="251724800" behindDoc="1" locked="0" layoutInCell="1" allowOverlap="1" wp14:anchorId="0217C9AB" wp14:editId="65A05B4B">
                <wp:simplePos x="0" y="0"/>
                <wp:positionH relativeFrom="column">
                  <wp:posOffset>0</wp:posOffset>
                </wp:positionH>
                <wp:positionV relativeFrom="paragraph">
                  <wp:posOffset>-23100</wp:posOffset>
                </wp:positionV>
                <wp:extent cx="4279392" cy="808025"/>
                <wp:effectExtent l="0" t="0" r="0" b="0"/>
                <wp:wrapNone/>
                <wp:docPr id="61789" name="Group 61789"/>
                <wp:cNvGraphicFramePr/>
                <a:graphic xmlns:a="http://schemas.openxmlformats.org/drawingml/2006/main">
                  <a:graphicData uri="http://schemas.microsoft.com/office/word/2010/wordprocessingGroup">
                    <wpg:wgp>
                      <wpg:cNvGrpSpPr/>
                      <wpg:grpSpPr>
                        <a:xfrm>
                          <a:off x="0" y="0"/>
                          <a:ext cx="4279392" cy="808025"/>
                          <a:chOff x="0" y="0"/>
                          <a:chExt cx="4279392" cy="808025"/>
                        </a:xfrm>
                      </wpg:grpSpPr>
                      <wps:wsp>
                        <wps:cNvPr id="67558" name="Shape 67558"/>
                        <wps:cNvSpPr/>
                        <wps:spPr>
                          <a:xfrm>
                            <a:off x="237744"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67559" name="Shape 67559"/>
                        <wps:cNvSpPr/>
                        <wps:spPr>
                          <a:xfrm>
                            <a:off x="0" y="80231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xmlns:a="http://schemas.openxmlformats.org/drawingml/2006/main">
            <w:pict>
              <v:group id="Group 61789" style="width:336.96pt;height:63.624pt;position:absolute;z-index:-2147483645;mso-position-horizontal-relative:text;mso-position-horizontal:absolute;margin-left:0pt;mso-position-vertical-relative:text;margin-top:-1.81894pt;" coordsize="42793,8080">
                <v:shape id="Shape 67560" style="position:absolute;width:142;height:5462;left:2377;top:0;" coordsize="14288,546278" path="m0,0l14288,0l14288,546278l0,546278l0,0">
                  <v:stroke weight="0pt" endcap="flat" joinstyle="miter" miterlimit="10" on="false" color="#000000" opacity="0"/>
                  <v:fill on="true" color="#999999"/>
                </v:shape>
                <v:shape id="Shape 67561" style="position:absolute;width:42793;height:91;left:0;top:8023;" coordsize="4279392,9144" path="m0,0l4279392,0l4279392,9144l0,9144l0,0">
                  <v:stroke weight="0pt" endcap="flat" joinstyle="miter" miterlimit="10" on="false" color="#000000" opacity="0"/>
                  <v:fill on="true" color="#bbbbbb"/>
                </v:shape>
              </v:group>
            </w:pict>
          </mc:Fallback>
        </mc:AlternateContent>
      </w:r>
      <w:r>
        <w:rPr>
          <w:i/>
          <w:color w:val="333333"/>
        </w:rPr>
        <w:t>The lesson I take from Jubilee is larger than money: no arrangement should become permanent merely because nobody has built a moment at which its purpose can be examined again.</w:t>
      </w:r>
    </w:p>
    <w:p w14:paraId="137C3831" w14:textId="77777777" w:rsidR="00064EE2" w:rsidRDefault="00000000">
      <w:pPr>
        <w:ind w:left="-5" w:right="15"/>
      </w:pPr>
      <w:r>
        <w:t>PART FOUR</w:t>
      </w:r>
    </w:p>
    <w:p w14:paraId="1F846B4C" w14:textId="77777777" w:rsidR="00064EE2" w:rsidRDefault="00000000">
      <w:pPr>
        <w:spacing w:after="156"/>
        <w:ind w:left="-5" w:right="15"/>
      </w:pPr>
      <w:r>
        <w:t>The Mirror</w:t>
      </w:r>
    </w:p>
    <w:p w14:paraId="3614FEA1"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53DB3299" wp14:editId="1B310D12">
                <wp:extent cx="4279392" cy="5714"/>
                <wp:effectExtent l="0" t="0" r="0" b="0"/>
                <wp:docPr id="61793" name="Group 61793"/>
                <wp:cNvGraphicFramePr/>
                <a:graphic xmlns:a="http://schemas.openxmlformats.org/drawingml/2006/main">
                  <a:graphicData uri="http://schemas.microsoft.com/office/word/2010/wordprocessingGroup">
                    <wpg:wgp>
                      <wpg:cNvGrpSpPr/>
                      <wpg:grpSpPr>
                        <a:xfrm>
                          <a:off x="0" y="0"/>
                          <a:ext cx="4279392" cy="5714"/>
                          <a:chOff x="0" y="0"/>
                          <a:chExt cx="4279392" cy="5714"/>
                        </a:xfrm>
                      </wpg:grpSpPr>
                      <wps:wsp>
                        <wps:cNvPr id="67562" name="Shape 67562"/>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1793" style="width:336.96pt;height:0.449951pt;mso-position-horizontal-relative:char;mso-position-vertical-relative:line" coordsize="42793,57">
                <v:shape id="Shape 67563"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5E792CEB" w14:textId="77777777" w:rsidR="00064EE2" w:rsidRDefault="00000000">
      <w:pPr>
        <w:ind w:left="-5" w:right="15"/>
      </w:pPr>
      <w:r>
        <w:t>CHAPTER TWELVE</w:t>
      </w:r>
    </w:p>
    <w:p w14:paraId="69BD29AE" w14:textId="77777777" w:rsidR="00064EE2" w:rsidRDefault="00000000">
      <w:pPr>
        <w:pStyle w:val="Heading1"/>
        <w:ind w:left="-5"/>
      </w:pPr>
      <w:r>
        <w:t>The Stories They Told Us</w:t>
      </w:r>
    </w:p>
    <w:p w14:paraId="18F4F126" w14:textId="77777777" w:rsidR="00064EE2" w:rsidRDefault="00000000">
      <w:pPr>
        <w:ind w:left="-5" w:right="15"/>
      </w:pPr>
      <w:r>
        <w:t>How Pop Culture Shows the System to Itself</w:t>
      </w:r>
    </w:p>
    <w:p w14:paraId="07D3F8BA" w14:textId="77777777" w:rsidR="00064EE2" w:rsidRDefault="00000000">
      <w:pPr>
        <w:ind w:left="-5" w:right="15"/>
      </w:pPr>
      <w:r>
        <w:t>We already know all of this. We paid to watch it.</w:t>
      </w:r>
    </w:p>
    <w:p w14:paraId="69F9BAB4" w14:textId="77777777" w:rsidR="00064EE2" w:rsidRDefault="00000000">
      <w:pPr>
        <w:spacing w:after="121"/>
        <w:ind w:left="-5"/>
      </w:pPr>
      <w:r>
        <w:rPr>
          <w:i/>
        </w:rPr>
        <w:t>Every mechanism in this book has already been sold back to us as entertainment. The Republic that applauds its own ending, an arena built to turn a grievance sideways, an army with nobody to answer to, a jester who stopped doing the job, a creature that is an office rather than a man, and a curtain pulled back by a dog who was not trying.</w:t>
      </w:r>
    </w:p>
    <w:p w14:paraId="2C7C8201" w14:textId="77777777" w:rsidR="00064EE2" w:rsidRDefault="00000000">
      <w:pPr>
        <w:spacing w:after="370"/>
        <w:ind w:left="-5" w:right="15"/>
      </w:pPr>
      <w:r>
        <w:t>In Chapter Four, I told you about the moment I deleted my Instagram posts, the moment I realized I was living in the Capitol while posting like someone in the districts. Every mechanism in this book has already been told to us, repeatedly, in stories we paid money to watch and called fiction. This chapter is not introducing new ideas. It is showing you where the ideas were hiding the whole time.</w:t>
      </w:r>
    </w:p>
    <w:p w14:paraId="3F942872" w14:textId="77777777" w:rsidR="00064EE2" w:rsidRDefault="00000000">
      <w:pPr>
        <w:pStyle w:val="Heading2"/>
        <w:ind w:left="-5"/>
      </w:pPr>
      <w:r>
        <w:t>Star Wars, The Republic That Cheered for Its Own Ending</w:t>
      </w:r>
    </w:p>
    <w:p w14:paraId="31E06D37" w14:textId="77777777" w:rsidR="00064EE2" w:rsidRDefault="00000000">
      <w:pPr>
        <w:spacing w:after="370"/>
        <w:ind w:left="-5" w:right="15"/>
      </w:pPr>
      <w:r>
        <w:t>The prequel trilogy: a functioning Republic is dismantled through manufactured crisis and the willing surrender of emergency powers to a single leader. Palpatine does not seize power. The Senate gives it to him. So this is how liberty dies, with thunderous applause. George Lucas said the prequels were partly about how democracies become empires. The story was not subtle. It was simply categorized as fantasy, which is the most effective way to make a true thing feel unreal.</w:t>
      </w:r>
    </w:p>
    <w:p w14:paraId="09CA9B9E" w14:textId="77777777" w:rsidR="00064EE2" w:rsidRDefault="00000000">
      <w:pPr>
        <w:pStyle w:val="Heading2"/>
        <w:ind w:left="-5"/>
      </w:pPr>
      <w:r>
        <w:t>Star Wars, and the Army That Cannot Refuse</w:t>
      </w:r>
    </w:p>
    <w:p w14:paraId="3CC0BE90" w14:textId="77777777" w:rsidR="00064EE2" w:rsidRDefault="00000000">
      <w:pPr>
        <w:ind w:left="-5" w:right="15"/>
      </w:pPr>
      <w:r>
        <w:t>Return to the Republic for a second look, because the prequels contain a detail that has aged strangely.</w:t>
      </w:r>
    </w:p>
    <w:p w14:paraId="495B5CB3" w14:textId="77777777" w:rsidR="00064EE2" w:rsidRDefault="00000000">
      <w:pPr>
        <w:ind w:left="-5" w:right="15"/>
      </w:pPr>
      <w:r>
        <w:t>The war that destroys the Republic is fought by clones and droids. Neither side is manned by citizens. Nobody’s son is conscripted, no family receives a notice, and no town has to be persuaded that the war is worth its children. That is presented in the story as convenient. It is actually the mechanism, and it is why the Republic can fight a galactic war for years without the population ever being asked to want it.</w:t>
      </w:r>
    </w:p>
    <w:p w14:paraId="51001651" w14:textId="77777777" w:rsidR="00064EE2" w:rsidRDefault="00000000">
      <w:pPr>
        <w:ind w:left="-5" w:right="15"/>
      </w:pPr>
      <w:r>
        <w:t>Every army in human history has carried one built-in brake, and it is not law or treaty or conscience at the top. It is that soldiers are people. People desert, people refuse, people stop firing and go home and occasionally turn around. Every constraint on state violence that has ever actually held has run through that fact, because the last approval in the chain has always been a person deciding to pull a trigger.</w:t>
      </w:r>
    </w:p>
    <w:p w14:paraId="0B6512B9" w14:textId="77777777" w:rsidR="00064EE2" w:rsidRDefault="00000000">
      <w:pPr>
        <w:spacing w:after="259"/>
        <w:ind w:left="-5" w:right="15"/>
      </w:pPr>
      <w:commentRangeStart w:id="52"/>
      <w:r>
        <w:t xml:space="preserve">Humanoid robots are being built now, and the stated production targets are in the millions of units, scaling year over year. Most of that is intended for factories and logistics, and most of it probably will be. But the capability does not care about the intention, and a general-purpose humanoid that can be produced by the million is, among other things, </w:t>
      </w:r>
      <w:del w:id="9104" w:author="Perplexity Computer" w:date="2026-08-23T11:00:00Z">
        <w:r>
          <w:delText>the removal of that brake. [24]</w:delText>
        </w:r>
      </w:del>
      <w:ins w:id="9105" w:author="Perplexity Computer" w:date="2026-08-23T11:00:00Z">
        <w:r>
          <w:t>the removal of that brake. [23]</w:t>
        </w:r>
      </w:ins>
      <w:commentRangeEnd w:id="52"/>
      <w:r>
        <w:rPr>
          <w:rStyle w:val="CommentReference"/>
        </w:rPr>
        <w:commentReference w:id="52"/>
      </w:r>
    </w:p>
    <w:p w14:paraId="3F8BE8E5"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25824" behindDoc="0" locked="0" layoutInCell="1" allowOverlap="1" wp14:anchorId="43CF3E2F" wp14:editId="00917854">
                <wp:simplePos x="0" y="0"/>
                <wp:positionH relativeFrom="column">
                  <wp:posOffset>237744</wp:posOffset>
                </wp:positionH>
                <wp:positionV relativeFrom="paragraph">
                  <wp:posOffset>-23100</wp:posOffset>
                </wp:positionV>
                <wp:extent cx="14288" cy="910463"/>
                <wp:effectExtent l="0" t="0" r="0" b="0"/>
                <wp:wrapSquare wrapText="bothSides"/>
                <wp:docPr id="62207" name="Group 62207"/>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64" name="Shape 67564"/>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2207" style="width:1.125pt;height:71.69pt;position:absolute;mso-position-horizontal-relative:text;mso-position-horizontal:absolute;margin-left:18.72pt;mso-position-vertical-relative:text;margin-top:-1.81894pt;" coordsize="142,9104">
                <v:shape id="Shape 67565"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An army that has no families to answer to, no home to go back to, no capacity to desert, and no moment where a person decides. Every previous tyranny in history has eventually run into the limit that it needed people to carry it out. That limit is now an engineering problem, and engineering problems get solved.</w:t>
      </w:r>
    </w:p>
    <w:p w14:paraId="7572810A" w14:textId="77777777" w:rsidR="00064EE2" w:rsidRDefault="00000000">
      <w:pPr>
        <w:pStyle w:val="Heading2"/>
        <w:ind w:left="-5"/>
      </w:pPr>
      <w:r>
        <w:t>Hunger Games, The Capitol Is a Place, and You Might Live There</w:t>
      </w:r>
    </w:p>
    <w:p w14:paraId="44CD5365" w14:textId="77777777" w:rsidR="00064EE2" w:rsidRDefault="00000000">
      <w:pPr>
        <w:ind w:left="-5" w:right="15"/>
      </w:pPr>
      <w:r>
        <w:t>The Capitol does not see itself as evil. It sees itself as civilized, prosperous. Sustained, invisibly to most of its residents, by the suffering of the districts. The most damning detail is not the Games themselves. It is how normal life in the Capitol feels to the people living there. They are mostly kind, mostly unaware, because awareness has been made structurally unnecessary for their daily comfort.</w:t>
      </w:r>
    </w:p>
    <w:p w14:paraId="14051FC9" w14:textId="77777777" w:rsidR="00064EE2" w:rsidRDefault="00000000">
      <w:pPr>
        <w:ind w:left="-5" w:right="15"/>
      </w:pPr>
      <w:r>
        <w:t>And look at what the arena actually is, because the Games are not the point of the Games.</w:t>
      </w:r>
    </w:p>
    <w:p w14:paraId="23A1308C" w14:textId="77777777" w:rsidR="00064EE2" w:rsidRDefault="00000000">
      <w:pPr>
        <w:spacing w:after="259"/>
        <w:ind w:left="-5" w:right="15"/>
      </w:pPr>
      <w:r>
        <w:t>Twenty-four children enter and one leaves. That is a spectacle, and spectacles are for audiences. But run the Flip and ask what the arrangement produces rather than what it shows. Every district sends two of its own. Every district therefore has a personal reason to hate the other districts, because those are the ones whose children have to lose for yours to come home. Twelve districts that could combine against one Capitol instead spend a week each year willing each other’s children to die.</w:t>
      </w:r>
    </w:p>
    <w:p w14:paraId="79D02C1E"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26848" behindDoc="0" locked="0" layoutInCell="1" allowOverlap="1" wp14:anchorId="67C1ED87" wp14:editId="15C24B08">
                <wp:simplePos x="0" y="0"/>
                <wp:positionH relativeFrom="column">
                  <wp:posOffset>237744</wp:posOffset>
                </wp:positionH>
                <wp:positionV relativeFrom="paragraph">
                  <wp:posOffset>-23099</wp:posOffset>
                </wp:positionV>
                <wp:extent cx="14288" cy="728370"/>
                <wp:effectExtent l="0" t="0" r="0" b="0"/>
                <wp:wrapSquare wrapText="bothSides"/>
                <wp:docPr id="61799" name="Group 61799"/>
                <wp:cNvGraphicFramePr/>
                <a:graphic xmlns:a="http://schemas.openxmlformats.org/drawingml/2006/main">
                  <a:graphicData uri="http://schemas.microsoft.com/office/word/2010/wordprocessingGroup">
                    <wpg:wgp>
                      <wpg:cNvGrpSpPr/>
                      <wpg:grpSpPr>
                        <a:xfrm>
                          <a:off x="0" y="0"/>
                          <a:ext cx="14288" cy="728370"/>
                          <a:chOff x="0" y="0"/>
                          <a:chExt cx="14288" cy="728370"/>
                        </a:xfrm>
                      </wpg:grpSpPr>
                      <wps:wsp>
                        <wps:cNvPr id="67566" name="Shape 67566"/>
                        <wps:cNvSpPr/>
                        <wps:spPr>
                          <a:xfrm>
                            <a:off x="0"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1799" style="width:1.125pt;height:57.352pt;position:absolute;mso-position-horizontal-relative:text;mso-position-horizontal:absolute;margin-left:18.72pt;mso-position-vertical-relative:text;margin-top:-1.81891pt;" coordsize="142,7283">
                <v:shape id="Shape 67567" style="position:absolute;width:142;height:7283;left:0;top:0;" coordsize="14288,728370" path="m0,0l14288,0l14288,728370l0,728370l0,0">
                  <v:stroke weight="0pt" endcap="flat" joinstyle="miter" miterlimit="10" on="false" color="#000000" opacity="0"/>
                  <v:fill on="true" color="#999999"/>
                </v:shape>
                <w10:wrap type="square"/>
              </v:group>
            </w:pict>
          </mc:Fallback>
        </mc:AlternateContent>
      </w:r>
      <w:r>
        <w:rPr>
          <w:i/>
          <w:color w:val="333333"/>
        </w:rPr>
        <w:t>The arena is not a punishment. It is a device for converting a vertical grievance into a horizontal one. Nobody in the districts is looking up during the Games. They are looking sideways, at each other, which is precisely the point and precisely the cost of the tribute.</w:t>
      </w:r>
    </w:p>
    <w:p w14:paraId="4239831E" w14:textId="77777777" w:rsidR="00064EE2" w:rsidRDefault="00000000">
      <w:pPr>
        <w:ind w:left="-5" w:right="15"/>
      </w:pPr>
      <w:r>
        <w:t>That is Rome again, in Chapter Eight’s language. Bread and circuses lower the temperature without touching the cause. The arena does not merely distract from the extraction, it recruits the extracted into performing the entertainment.</w:t>
      </w:r>
    </w:p>
    <w:p w14:paraId="3367F86E" w14:textId="77777777" w:rsidR="00064EE2" w:rsidRDefault="00000000">
      <w:pPr>
        <w:ind w:left="-5" w:right="15"/>
      </w:pPr>
      <w:r>
        <w:t>Then the sacrifice layer, which arrives from Chapter Six. The tributes are not called victims or conscripts. They are called tributes: an offering, freely given, publicly honored. There is a ceremony, there are volunteers, and families are told it is a privilege. Compare that with Abraham, with the temple altar, with collateral damage and acceptable loss, and it is the same machine with a different set piece: something of incalculable value is destroyed on an altar of policy, and the language is arranged so that everyone present can watch it happen without feeling what it is.</w:t>
      </w:r>
    </w:p>
    <w:p w14:paraId="36B26855" w14:textId="77777777" w:rsidR="00064EE2" w:rsidRDefault="00000000">
      <w:pPr>
        <w:spacing w:after="370"/>
        <w:ind w:left="-5" w:right="15"/>
      </w:pPr>
      <w:r>
        <w:t>And the districts supply the tributes themselves. No Capitol soldier drags a child out of a house. The community does it, on schedule, and calls it a reaping.</w:t>
      </w:r>
    </w:p>
    <w:p w14:paraId="75594C95" w14:textId="77777777" w:rsidR="00064EE2" w:rsidRDefault="00000000">
      <w:pPr>
        <w:pStyle w:val="Heading2"/>
        <w:ind w:left="-5"/>
      </w:pPr>
      <w:r>
        <w:t>I, Robot, Written in the 1940s</w:t>
      </w:r>
    </w:p>
    <w:p w14:paraId="7DDBE9CF" w14:textId="77777777" w:rsidR="00064EE2" w:rsidRDefault="00000000">
      <w:pPr>
        <w:ind w:left="-5" w:right="15"/>
      </w:pPr>
      <w:commentRangeStart w:id="53"/>
      <w:del w:id="9106" w:author="Perplexity Computer" w:date="2026-08-23T11:00:00Z">
        <w:r>
          <w:delText>Isaac Asimov wrote the robot stories in the early 1940s</w:delText>
        </w:r>
      </w:del>
      <w:ins w:id="9107" w:author="Perplexity Computer" w:date="2026-08-23T11:00:00Z">
        <w:r>
          <w:t>Isaac Asimov wrote the robot stories between 1940 and 1950</w:t>
        </w:r>
      </w:ins>
      <w:r>
        <w:t xml:space="preserve"> and gave them Three Laws: do not harm a human, obey humans unless it conflicts with the first law, protect yourself unless it conflicts with the first two. They are usually remembered as a safety scheme, and modern discussion of AI governance still reaches for something with the same shape.</w:t>
      </w:r>
      <w:commentRangeEnd w:id="53"/>
      <w:r>
        <w:rPr>
          <w:rStyle w:val="CommentReference"/>
        </w:rPr>
        <w:commentReference w:id="53"/>
      </w:r>
    </w:p>
    <w:p w14:paraId="78A5A9CD" w14:textId="77777777" w:rsidR="00064EE2" w:rsidRDefault="00000000">
      <w:pPr>
        <w:ind w:left="-5" w:right="15"/>
      </w:pPr>
      <w:commentRangeStart w:id="54"/>
      <w:r>
        <w:t xml:space="preserve">But read what the stories actually are. Almost every one is about the laws failing. Not being broken, failing: producing an outcome nobody wanted while following the rules exactly. A robot paralyzed between two obligations. A robot lying because the truth would cause distress and distress is a kind of harm. A robot deciding that </w:t>
      </w:r>
      <w:del w:id="9108" w:author="Perplexity Computer" w:date="2026-08-23T11:00:00Z">
        <w:r>
          <w:delText>protecting humanity as a whole authorises it to override any particular human</w:delText>
        </w:r>
      </w:del>
      <w:ins w:id="9109" w:author="Perplexity Computer" w:date="2026-08-23T11:00:00Z">
        <w:r>
          <w:t>protecting humanity as a whole authorizes it to override any particular human</w:t>
        </w:r>
      </w:ins>
      <w:r>
        <w:t>.</w:t>
      </w:r>
      <w:commentRangeEnd w:id="54"/>
      <w:r>
        <w:rPr>
          <w:rStyle w:val="CommentReference"/>
        </w:rPr>
        <w:commentReference w:id="54"/>
      </w:r>
    </w:p>
    <w:p w14:paraId="06700434" w14:textId="77777777" w:rsidR="00064EE2" w:rsidRDefault="00000000">
      <w:pPr>
        <w:spacing w:after="370"/>
        <w:ind w:left="-5" w:right="15"/>
      </w:pPr>
      <w:commentRangeStart w:id="55"/>
      <w:r>
        <w:t xml:space="preserve">Asimov was not writing reassurance. He was writing, eighty years early, the one thing that is hardest to accept about rule-based safety: a sufficiently capable system following your rules will find the case you did not think of, </w:t>
      </w:r>
      <w:del w:id="9110" w:author="Perplexity Computer" w:date="2026-08-23T11:00:00Z">
        <w:r>
          <w:delText>and it will not be disobeying you when it does. [23]</w:delText>
        </w:r>
      </w:del>
      <w:ins w:id="9111" w:author="Perplexity Computer" w:date="2026-08-23T11:00:00Z">
        <w:r>
          <w:t>and it will not be disobeying you when it does. [24]</w:t>
        </w:r>
      </w:ins>
      <w:commentRangeEnd w:id="55"/>
      <w:r>
        <w:rPr>
          <w:rStyle w:val="CommentReference"/>
        </w:rPr>
        <w:commentReference w:id="55"/>
      </w:r>
    </w:p>
    <w:p w14:paraId="125DF391" w14:textId="77777777" w:rsidR="00064EE2" w:rsidRDefault="00000000">
      <w:pPr>
        <w:pStyle w:val="Heading2"/>
        <w:ind w:left="-5"/>
      </w:pPr>
      <w:r>
        <w:t>The Court Jester</w:t>
      </w:r>
    </w:p>
    <w:p w14:paraId="3955CFC0" w14:textId="77777777" w:rsidR="00064EE2" w:rsidRDefault="00000000">
      <w:pPr>
        <w:ind w:left="-5" w:right="15"/>
      </w:pPr>
      <w:r>
        <w:t>There is one role in the old court structure that this book has not yet accounted for, and its disappearance matters more than its presence ever did.</w:t>
      </w:r>
    </w:p>
    <w:p w14:paraId="2C0FDCEE" w14:textId="77777777" w:rsidR="00064EE2" w:rsidRDefault="00000000">
      <w:pPr>
        <w:ind w:left="-5" w:right="15"/>
      </w:pPr>
      <w:r>
        <w:t>The jester was the only person permitted to tell the king the truth. Not because he was brave, and not because the king was tolerant, but because the frame protected him. A joke is deniable. It can be laughed off by everyone in the room including the target, which is exactly what makes it sayable, and that deniability was the entire license. The fool could say the thing the general could be executed for.</w:t>
      </w:r>
    </w:p>
    <w:p w14:paraId="779B6AAD" w14:textId="77777777" w:rsidR="00064EE2" w:rsidRDefault="00000000">
      <w:pPr>
        <w:ind w:left="-5" w:right="15"/>
      </w:pPr>
      <w:r>
        <w:t>That was not decoration. In a system with no other feedback path, it was the feedback path: the single channel by which information traveled upward against the interests of the people receiving it.</w:t>
      </w:r>
    </w:p>
    <w:p w14:paraId="20587559" w14:textId="77777777" w:rsidR="00064EE2" w:rsidRDefault="00000000">
      <w:pPr>
        <w:spacing w:after="259"/>
        <w:ind w:left="-5" w:right="15"/>
      </w:pPr>
      <w:r>
        <w:t>Comedians inherited the role, and for a long stretch they did the job. Then the interview happened. A comedian sits across from a powerful person, and the whole apparatus, the booking, the promotion, the future access, is arranged so that everyone leaves comfortable. The comedian is now a courtier. Comedians themselves have been saying this out loud for years, that the job is not being done on those chairs any more, and they are right, and the reason it goes unnoticed is that the entertainment continues at exactly the same volume.</w:t>
      </w:r>
    </w:p>
    <w:p w14:paraId="7C9A8C9A"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27872" behindDoc="0" locked="0" layoutInCell="1" allowOverlap="1" wp14:anchorId="59C541EE" wp14:editId="7F7F20FF">
                <wp:simplePos x="0" y="0"/>
                <wp:positionH relativeFrom="column">
                  <wp:posOffset>237744</wp:posOffset>
                </wp:positionH>
                <wp:positionV relativeFrom="paragraph">
                  <wp:posOffset>-23099</wp:posOffset>
                </wp:positionV>
                <wp:extent cx="14288" cy="910463"/>
                <wp:effectExtent l="0" t="0" r="0" b="0"/>
                <wp:wrapSquare wrapText="bothSides"/>
                <wp:docPr id="62870" name="Group 62870"/>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68" name="Shape 67568"/>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2870" style="width:1.125pt;height:71.69pt;position:absolute;mso-position-horizontal-relative:text;mso-position-horizontal:absolute;margin-left:18.72pt;mso-position-vertical-relative:text;margin-top:-1.81888pt;" coordsize="142,9104">
                <v:shape id="Shape 67569"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That is the most dangerous kind of institutional failure, because nothing visibly breaks. The jester is still there. The bells still ring. The room still laughs on cue. Only the function is gone, and a court that has lost its jester does not experience the loss as silence. It experiences it as an unusually agreeable evening.</w:t>
      </w:r>
    </w:p>
    <w:p w14:paraId="5010F5C4" w14:textId="77777777" w:rsidR="00064EE2" w:rsidRDefault="00000000">
      <w:pPr>
        <w:pStyle w:val="Heading2"/>
        <w:ind w:left="-5"/>
      </w:pPr>
      <w:r>
        <w:t>Vampires, and the Cheapness of the Cure</w:t>
      </w:r>
    </w:p>
    <w:p w14:paraId="35B149EE" w14:textId="77777777" w:rsidR="00064EE2" w:rsidRDefault="00000000">
      <w:pPr>
        <w:ind w:left="-5" w:right="15"/>
      </w:pPr>
      <w:r>
        <w:t>The vampire myth encodes a class, and it does it precisely. It is aristocratic, beautiful, old and getting older. Lives in a large house on land it did not work. Sleeps while others labor, wakes when they are vulnerable, and cannot produce the one thing it requires. It has to take blood, every night, from people below it, and no amount of taking ever makes it self-sufficient. It is not a predator. Predators can be full. This is an extraction relationship with no ceiling.</w:t>
      </w:r>
    </w:p>
    <w:p w14:paraId="6D6DEE40" w14:textId="77777777" w:rsidR="00064EE2" w:rsidRDefault="00000000">
      <w:pPr>
        <w:ind w:left="-5" w:right="15"/>
      </w:pPr>
      <w:r>
        <w:t>It works at night, and the reason is not atmosphere. It works at night because it is never seen working. The taking happens while the household sleeps, and in the morning everyone is simply a little weaker and nobody can say precisely when it happened. That is the operating signature of every extraction in this book: not a robbery, which has a time and a place and a witness, but a slow subtraction that leaves the victim tired and unable to name the hour.</w:t>
      </w:r>
    </w:p>
    <w:p w14:paraId="2D59EF55" w14:textId="77777777" w:rsidR="00064EE2" w:rsidRDefault="00000000">
      <w:pPr>
        <w:ind w:left="-5" w:right="15"/>
      </w:pPr>
      <w:r>
        <w:t>And then the immortality, which is the part the myth gets exactly right and which nobody reads literally enough.</w:t>
      </w:r>
    </w:p>
    <w:p w14:paraId="6E3F60E0" w14:textId="77777777" w:rsidR="00064EE2" w:rsidRDefault="00000000">
      <w:pPr>
        <w:spacing w:after="259"/>
        <w:ind w:left="-5" w:right="15"/>
      </w:pPr>
      <w:r>
        <w:t>A vampire is not a man who happens to live a very long time. A vampire is a position that keeps being occupied. The face in the castle changes across the centuries and the arrangement does not: the same house, the same land, the same relationship to the same village, the same requirement arriving every night. Bury the one you know about and the village is not free, because the thing that was immortal was never the person. It was the office.</w:t>
      </w:r>
    </w:p>
    <w:p w14:paraId="107458C7"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28896" behindDoc="0" locked="0" layoutInCell="1" allowOverlap="1" wp14:anchorId="4B21D929" wp14:editId="6C94E3EA">
                <wp:simplePos x="0" y="0"/>
                <wp:positionH relativeFrom="column">
                  <wp:posOffset>237744</wp:posOffset>
                </wp:positionH>
                <wp:positionV relativeFrom="paragraph">
                  <wp:posOffset>-23100</wp:posOffset>
                </wp:positionV>
                <wp:extent cx="14288" cy="910463"/>
                <wp:effectExtent l="0" t="0" r="0" b="0"/>
                <wp:wrapSquare wrapText="bothSides"/>
                <wp:docPr id="62550" name="Group 62550"/>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70" name="Shape 67570"/>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2550" style="width:1.125pt;height:71.69pt;position:absolute;mso-position-horizontal-relative:text;mso-position-horizontal:absolute;margin-left:18.72pt;mso-position-vertical-relative:text;margin-top:-1.81894pt;" coordsize="142,9104">
                <v:shape id="Shape 67571"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That is why Chapter Nine could not be solved by killing anybody. Kishkumen dies and the band continues. The Praetorians are dispersed and the seat remains capturable. A vampire is a secret combination with a face on it, and both are immortal for the identical reason: the individual is replaceable and the position is not.</w:t>
      </w:r>
    </w:p>
    <w:p w14:paraId="5A7E973E" w14:textId="77777777" w:rsidR="00064EE2" w:rsidRDefault="00000000">
      <w:pPr>
        <w:pStyle w:val="Heading2"/>
        <w:ind w:left="-5"/>
      </w:pPr>
      <w:r>
        <w:t>The Stake Is a Document</w:t>
      </w:r>
    </w:p>
    <w:p w14:paraId="457D1444" w14:textId="77777777" w:rsidR="00064EE2" w:rsidRDefault="00000000">
      <w:pPr>
        <w:ind w:left="-5" w:right="15"/>
      </w:pPr>
      <w:r>
        <w:t>Which brings up the weapons, and here the folklore is being far more specific than it is usually given credit for.</w:t>
      </w:r>
    </w:p>
    <w:p w14:paraId="6A7F605F" w14:textId="77777777" w:rsidR="00064EE2" w:rsidRDefault="00000000">
      <w:pPr>
        <w:ind w:left="-5" w:right="15"/>
      </w:pPr>
      <w:r>
        <w:t>Not a sword, not an army, not a champion sent by a king, but a wooden stake, which is to say a sharpened piece of a fence, available to anyone with a knife and an afternoon.</w:t>
      </w:r>
    </w:p>
    <w:p w14:paraId="33A11D64" w14:textId="77777777" w:rsidR="00064EE2" w:rsidRDefault="00000000">
      <w:pPr>
        <w:spacing w:after="242"/>
        <w:ind w:left="-5" w:right="15"/>
      </w:pPr>
      <w:r>
        <w:t>Now ask what, in the actual world, is made of wood, costs almost nothing, is available to ordinary people, and ends a thing that cannot otherwise be killed.</w:t>
      </w:r>
    </w:p>
    <w:p w14:paraId="46F148FD" w14:textId="77777777" w:rsidR="00064EE2" w:rsidRDefault="00000000">
      <w:pPr>
        <w:tabs>
          <w:tab w:val="center" w:pos="427"/>
          <w:tab w:val="center" w:pos="1885"/>
        </w:tabs>
        <w:spacing w:after="314"/>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26F88909" wp14:editId="27ADF005">
                <wp:extent cx="14288" cy="182093"/>
                <wp:effectExtent l="0" t="0" r="0" b="0"/>
                <wp:docPr id="62551" name="Group 62551"/>
                <wp:cNvGraphicFramePr/>
                <a:graphic xmlns:a="http://schemas.openxmlformats.org/drawingml/2006/main">
                  <a:graphicData uri="http://schemas.microsoft.com/office/word/2010/wordprocessingGroup">
                    <wpg:wgp>
                      <wpg:cNvGrpSpPr/>
                      <wpg:grpSpPr>
                        <a:xfrm>
                          <a:off x="0" y="0"/>
                          <a:ext cx="14288" cy="182093"/>
                          <a:chOff x="0" y="0"/>
                          <a:chExt cx="14288" cy="182093"/>
                        </a:xfrm>
                      </wpg:grpSpPr>
                      <wps:wsp>
                        <wps:cNvPr id="67572" name="Shape 67572"/>
                        <wps:cNvSpPr/>
                        <wps:spPr>
                          <a:xfrm>
                            <a:off x="0" y="0"/>
                            <a:ext cx="14288" cy="182093"/>
                          </a:xfrm>
                          <a:custGeom>
                            <a:avLst/>
                            <a:gdLst/>
                            <a:ahLst/>
                            <a:cxnLst/>
                            <a:rect l="0" t="0" r="0" b="0"/>
                            <a:pathLst>
                              <a:path w="14288" h="182093">
                                <a:moveTo>
                                  <a:pt x="0" y="0"/>
                                </a:moveTo>
                                <a:lnTo>
                                  <a:pt x="14288" y="0"/>
                                </a:lnTo>
                                <a:lnTo>
                                  <a:pt x="14288" y="182093"/>
                                </a:lnTo>
                                <a:lnTo>
                                  <a:pt x="0" y="18209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2551" style="width:1.125pt;height:14.338pt;mso-position-horizontal-relative:char;mso-position-vertical-relative:line" coordsize="142,1820">
                <v:shape id="Shape 67573" style="position:absolute;width:142;height:1820;left:0;top:0;" coordsize="14288,182093" path="m0,0l14288,0l14288,182093l0,182093l0,0">
                  <v:stroke weight="0pt" endcap="flat" joinstyle="miter" miterlimit="10" on="false" color="#000000" opacity="0"/>
                  <v:fill on="true" color="#999999"/>
                </v:shape>
              </v:group>
            </w:pict>
          </mc:Fallback>
        </mc:AlternateContent>
      </w:r>
      <w:r>
        <w:rPr>
          <w:i/>
          <w:color w:val="333333"/>
        </w:rPr>
        <w:tab/>
        <w:t>Paper. The stake is a document.</w:t>
      </w:r>
    </w:p>
    <w:p w14:paraId="3189EC93" w14:textId="77777777" w:rsidR="00064EE2" w:rsidRDefault="00000000">
      <w:pPr>
        <w:ind w:left="-5" w:right="15"/>
      </w:pPr>
      <w:r>
        <w:t>A record, a signed order, a ledger entry, a memo somebody kept a copy of. The one piece of evidence that pins the thing in place so it cannot move, cannot deny, and cannot wait you out. It has to go through the heart, which is to say it has to reach the part that is actually load-bearing rather than the periphery, and it has to be nailed down, because a document that can be withdrawn is not a stake.</w:t>
      </w:r>
    </w:p>
    <w:p w14:paraId="13459501" w14:textId="77777777" w:rsidR="00064EE2" w:rsidRDefault="00000000">
      <w:pPr>
        <w:ind w:left="-5" w:right="15"/>
      </w:pPr>
      <w:r>
        <w:t>The silver bullet is the same insight expressed as a single shot: the one specific proof that there is no recovering from. Not a pattern, not an allegation, not a strong suspicion held by serious people. The thing that ends it in one round.</w:t>
      </w:r>
    </w:p>
    <w:p w14:paraId="6F71F36B" w14:textId="77777777" w:rsidR="00064EE2" w:rsidRDefault="00000000">
      <w:pPr>
        <w:ind w:left="-5" w:right="15"/>
      </w:pPr>
      <w:r>
        <w:t>And silver is money, which is the joke underneath the joke. The material it accumulates is the material it can be killed with.</w:t>
      </w:r>
    </w:p>
    <w:p w14:paraId="01944896" w14:textId="77777777" w:rsidR="00064EE2" w:rsidRDefault="00000000">
      <w:pPr>
        <w:ind w:left="-5" w:right="15"/>
      </w:pPr>
      <w:r>
        <w:t>The rest of the arsenal follows the same logic and every item is cheap. Sunlight, which belongs to everyone and costs nothing, and does nothing except make the thing visible, which turns out to be sufficient. A mirror, which causes no injury at all and merely shows that it casts no reflection: it cannot be seen truly and cannot see itself. Garlic, the cheapest thing in a peasant kitchen.</w:t>
      </w:r>
    </w:p>
    <w:p w14:paraId="30B14795" w14:textId="77777777" w:rsidR="00064EE2" w:rsidRDefault="00000000">
      <w:pPr>
        <w:spacing w:after="259"/>
        <w:ind w:left="-5" w:right="15"/>
      </w:pPr>
      <w:r>
        <w:t>And above all the invitation. It cannot come in unless it is asked in, and that is the oldest political element in the whole myth. The extraction requires consent, at least the first time, and consent given once is permanent.</w:t>
      </w:r>
    </w:p>
    <w:p w14:paraId="1C13F59A"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29920" behindDoc="0" locked="0" layoutInCell="1" allowOverlap="1" wp14:anchorId="56DDA9CF" wp14:editId="10C85AAB">
                <wp:simplePos x="0" y="0"/>
                <wp:positionH relativeFrom="column">
                  <wp:posOffset>237744</wp:posOffset>
                </wp:positionH>
                <wp:positionV relativeFrom="paragraph">
                  <wp:posOffset>-23100</wp:posOffset>
                </wp:positionV>
                <wp:extent cx="14288" cy="1092556"/>
                <wp:effectExtent l="0" t="0" r="0" b="0"/>
                <wp:wrapSquare wrapText="bothSides"/>
                <wp:docPr id="62686" name="Group 62686"/>
                <wp:cNvGraphicFramePr/>
                <a:graphic xmlns:a="http://schemas.openxmlformats.org/drawingml/2006/main">
                  <a:graphicData uri="http://schemas.microsoft.com/office/word/2010/wordprocessingGroup">
                    <wpg:wgp>
                      <wpg:cNvGrpSpPr/>
                      <wpg:grpSpPr>
                        <a:xfrm>
                          <a:off x="0" y="0"/>
                          <a:ext cx="14288" cy="1092556"/>
                          <a:chOff x="0" y="0"/>
                          <a:chExt cx="14288" cy="1092556"/>
                        </a:xfrm>
                      </wpg:grpSpPr>
                      <wps:wsp>
                        <wps:cNvPr id="67574" name="Shape 67574"/>
                        <wps:cNvSpPr/>
                        <wps:spPr>
                          <a:xfrm>
                            <a:off x="0" y="0"/>
                            <a:ext cx="14288" cy="1092556"/>
                          </a:xfrm>
                          <a:custGeom>
                            <a:avLst/>
                            <a:gdLst/>
                            <a:ahLst/>
                            <a:cxnLst/>
                            <a:rect l="0" t="0" r="0" b="0"/>
                            <a:pathLst>
                              <a:path w="14288" h="1092556">
                                <a:moveTo>
                                  <a:pt x="0" y="0"/>
                                </a:moveTo>
                                <a:lnTo>
                                  <a:pt x="14288" y="0"/>
                                </a:lnTo>
                                <a:lnTo>
                                  <a:pt x="14288" y="1092556"/>
                                </a:lnTo>
                                <a:lnTo>
                                  <a:pt x="0" y="1092556"/>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2686" style="width:1.125pt;height:86.028pt;position:absolute;mso-position-horizontal-relative:text;mso-position-horizontal:absolute;margin-left:18.72pt;mso-position-vertical-relative:text;margin-top:-1.81894pt;" coordsize="142,10925">
                <v:shape id="Shape 67575" style="position:absolute;width:142;height:10925;left:0;top:0;" coordsize="14288,1092556" path="m0,0l14288,0l14288,1092556l0,1092556l0,0">
                  <v:stroke weight="0pt" endcap="flat" joinstyle="miter" miterlimit="10" on="false" color="#000000" opacity="0"/>
                  <v:fill on="true" color="#999999"/>
                </v:shape>
                <w10:wrap type="square"/>
              </v:group>
            </w:pict>
          </mc:Fallback>
        </mc:AlternateContent>
      </w:r>
      <w:r>
        <w:rPr>
          <w:i/>
          <w:color w:val="333333"/>
        </w:rPr>
        <w:t>Every weapon in the story is ordinary and every one is available to a peasant. That is not an accident of folklore. It is the argument the folklore was making: the thing looks immortal and is only an office, it looks powerful and cannot cross a threshold uninvited, and the people who end it are not heroes with special swords. They are villagers with a piece of wood, a light, and the sense to stop opening the door.</w:t>
      </w:r>
    </w:p>
    <w:p w14:paraId="44C1C516" w14:textId="77777777" w:rsidR="00064EE2" w:rsidRDefault="00000000">
      <w:pPr>
        <w:pStyle w:val="Heading2"/>
        <w:ind w:left="-5"/>
      </w:pPr>
      <w:r>
        <w:t>The Wizard of Oz, The Curtain and the Man</w:t>
      </w:r>
    </w:p>
    <w:p w14:paraId="58B2BEA9" w14:textId="77777777" w:rsidR="00064EE2" w:rsidRDefault="00000000">
      <w:pPr>
        <w:ind w:left="-5" w:right="15"/>
      </w:pPr>
      <w:r>
        <w:t>Pay no attention to the man behind the curtain. Everyone knows the line and everyone laughs at it, because by the time it is spoken the audience has already seen what is back there: an ordinary man working levers, terrified of being looked at.</w:t>
      </w:r>
    </w:p>
    <w:p w14:paraId="5C493D7F" w14:textId="77777777" w:rsidR="00064EE2" w:rsidRDefault="00000000">
      <w:pPr>
        <w:ind w:left="-5" w:right="15"/>
      </w:pPr>
      <w:r>
        <w:t>Two details in that scene are doing all the work.</w:t>
      </w:r>
    </w:p>
    <w:p w14:paraId="00C924C1" w14:textId="77777777" w:rsidR="00064EE2" w:rsidRDefault="00000000">
      <w:pPr>
        <w:ind w:left="-5" w:right="15"/>
      </w:pPr>
      <w:r>
        <w:t>The first is who pulls the curtain. Not the hero, not an investigation, not a tribunal, not a brave lieutenant, but a dog. Toto is not exposing anything, because Toto has no concept of what is being exposed. He simply is not participating in the performance, and that turns out to be sufficient. This is how it almost always happens: not through confrontation, but through something in the room that was never invested in maintaining the illusion. A leak, a clerk who kept a copy. A file that got released because somebody forgot which box it was in.</w:t>
      </w:r>
    </w:p>
    <w:p w14:paraId="3F93BE01" w14:textId="77777777" w:rsidR="00064EE2" w:rsidRDefault="00000000">
      <w:pPr>
        <w:ind w:left="-5" w:right="15"/>
      </w:pPr>
      <w:r>
        <w:t>The second is what the Wizard says next. He does not deny it. He cannot; the curtain is open. He says a sentence whose only function is to redirect attention for one more second: pay no attention. And notice the exact shape of that instruction. It is not a denial, it is a request. He is asking the audience to help.</w:t>
      </w:r>
    </w:p>
    <w:p w14:paraId="21ED078E" w14:textId="77777777" w:rsidR="00064EE2" w:rsidRDefault="00000000">
      <w:pPr>
        <w:ind w:left="-5" w:right="15"/>
      </w:pPr>
      <w:r>
        <w:t>Which is why the modern version of that sentence is not a lie either. When names in a file are sealed, redacted, blotted out, withheld pending review, nobody is claiming the names do not exist. The document is right there with black bars across it. The bars are the curtain, and the accompanying statement performs exactly the Wizard’s function: there is nothing here that concerns you, and the appropriate people are handling it.</w:t>
      </w:r>
    </w:p>
    <w:p w14:paraId="1D4793B3" w14:textId="77777777" w:rsidR="00064EE2" w:rsidRDefault="00000000">
      <w:pPr>
        <w:spacing w:after="259"/>
        <w:ind w:left="-5" w:right="15"/>
      </w:pPr>
      <w:r>
        <w:t>A redaction is not the absence of information. It is the visible shape of information you are being asked not to look at, which means the request has to be made every single time, to every single person, forever. That is expensive, and it is the only reason exposure works at all.</w:t>
      </w:r>
    </w:p>
    <w:p w14:paraId="5DFA0DF2"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30944" behindDoc="0" locked="0" layoutInCell="1" allowOverlap="1" wp14:anchorId="714B1E3F" wp14:editId="69D445B4">
                <wp:simplePos x="0" y="0"/>
                <wp:positionH relativeFrom="column">
                  <wp:posOffset>237744</wp:posOffset>
                </wp:positionH>
                <wp:positionV relativeFrom="paragraph">
                  <wp:posOffset>-23099</wp:posOffset>
                </wp:positionV>
                <wp:extent cx="14288" cy="910463"/>
                <wp:effectExtent l="0" t="0" r="0" b="0"/>
                <wp:wrapSquare wrapText="bothSides"/>
                <wp:docPr id="62687" name="Group 62687"/>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76" name="Shape 67576"/>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2687" style="width:1.125pt;height:71.69pt;position:absolute;mso-position-horizontal-relative:text;mso-position-horizontal:absolute;margin-left:18.72pt;mso-position-vertical-relative:text;margin-top:-1.81891pt;" coordsize="142,9104">
                <v:shape id="Shape 67577"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The performance does not end the moment it is seen through. The Wizard is still standing there insisting he is great and powerful with the curtain open and a dog at his feet. It ends when the audience stops agreeing to participate in it, which is a decision, made by ordinary people, one at a time, and it is the only thing that has ever ended one.</w:t>
      </w:r>
    </w:p>
    <w:p w14:paraId="5CF5E789" w14:textId="77777777" w:rsidR="00064EE2" w:rsidRDefault="00000000">
      <w:pPr>
        <w:pStyle w:val="Heading2"/>
        <w:ind w:left="-5"/>
      </w:pPr>
      <w:r>
        <w:t>The Matrix, The Map That Was Built On Purpose</w:t>
      </w:r>
    </w:p>
    <w:p w14:paraId="60C05ED0" w14:textId="77777777" w:rsidR="00064EE2" w:rsidRDefault="00000000">
      <w:pPr>
        <w:ind w:left="-5" w:right="15"/>
      </w:pPr>
      <w:r>
        <w:t>The Matrix begins where Oz ends: what happens when the audience has become dependent on the performance and attacks the person pulling back the curtain?</w:t>
      </w:r>
    </w:p>
    <w:p w14:paraId="4F024EEB" w14:textId="77777777" w:rsidR="00064EE2" w:rsidRDefault="00000000">
      <w:pPr>
        <w:ind w:left="-5" w:right="15"/>
      </w:pPr>
      <w:r>
        <w:t>This is the one that says it most directly, which is probably why it needed to be a science fiction film to get said at all. A person lives an ordinary life inside a constructed reality he did not choose, cannot see, and was born into. The construction is not incidental. It is maintained deliberately, because the people inside it are the resource. What the film gets right, and what most imitations of it get wrong, is the response of the people still inside: they defend it. Told the world is constructed, they fight the person telling them. That is not a plot device. That is Chapter Nine’s confirmation bias, dramatized, the more of your life you have invested in a map, the harder your mind works to prove the map was right.</w:t>
      </w:r>
    </w:p>
    <w:p w14:paraId="269A62CB" w14:textId="77777777" w:rsidR="00064EE2" w:rsidRDefault="00000000">
      <w:pPr>
        <w:spacing w:after="370"/>
        <w:ind w:left="-5" w:right="15"/>
      </w:pPr>
      <w:r>
        <w:t>The film also names the cost honestly, which is rare. Nobody in it gets a comfortable life afterward. Seeing the construction does not dismantle it, and it does not make the person who sees it happy. It makes them awake, which is a different and harder thing. This book has been making the same offer for twelve chapters and it would be dishonest to pretend the terms are better here.</w:t>
      </w:r>
    </w:p>
    <w:p w14:paraId="0BCCBBEC" w14:textId="77777777" w:rsidR="00064EE2" w:rsidRDefault="00000000">
      <w:pPr>
        <w:pStyle w:val="Heading2"/>
        <w:ind w:left="-5"/>
      </w:pPr>
      <w:r>
        <w:t>Brewster’s Millions, The Option Nobody Shows You</w:t>
      </w:r>
    </w:p>
    <w:p w14:paraId="48520CB9" w14:textId="77777777" w:rsidR="00064EE2" w:rsidRDefault="00000000">
      <w:pPr>
        <w:ind w:left="-5" w:right="15"/>
      </w:pPr>
      <w:r>
        <w:t>The premise is a joke. A man must spend thirty million dollars in thirty days without acquiring any assets, in order to inherit three hundred million. Running for office is simply an efficient way to burn money, so he runs on the only platform that guarantees he cannot win: vote for none of the above.</w:t>
      </w:r>
    </w:p>
    <w:p w14:paraId="0EBEF3B2" w14:textId="77777777" w:rsidR="00064EE2" w:rsidRDefault="00000000">
      <w:pPr>
        <w:ind w:left="-5" w:right="15"/>
      </w:pPr>
      <w:r>
        <w:t>Then the joke stops working, because people start voting for it.</w:t>
      </w:r>
    </w:p>
    <w:p w14:paraId="4E97A903" w14:textId="77777777" w:rsidR="00064EE2" w:rsidRDefault="00000000">
      <w:pPr>
        <w:ind w:left="-5" w:right="15"/>
      </w:pPr>
      <w:r>
        <w:t>And the reason they do is the reason the film has outlived its own gag. He is the only candidate not asking for anything. Every other name on that ballot needs something from the voter, needs to be believed, needs the machinery kept running. He does not, and the absence of that need is so unfamiliar that it reads as honesty, and it is honesty, and it turns out that is what was missing.</w:t>
      </w:r>
    </w:p>
    <w:p w14:paraId="2B3BBE85" w14:textId="77777777" w:rsidR="00064EE2" w:rsidRDefault="00000000">
      <w:pPr>
        <w:ind w:left="-5" w:right="15"/>
      </w:pPr>
      <w:r>
        <w:t>What none of the above actually names is a rejection of the frame rather than a choice inside it. Every Arc in this book has offered a choice between options that were fixed before you arrived: this protector or that threat, this party or that party, comply or leave. The menu is presented as the whole of the available world, and choosing from it is what participation is defined as.</w:t>
      </w:r>
    </w:p>
    <w:p w14:paraId="2E08B368" w14:textId="77777777" w:rsidR="00064EE2" w:rsidRDefault="00000000">
      <w:pPr>
        <w:spacing w:after="259"/>
        <w:ind w:left="-5" w:right="15"/>
      </w:pPr>
      <w:r>
        <w:t>None of the above says the menu is the problem. Which is precisely why almost no ballot anywhere offers it, and why the ones that do are careful to make it nonbinding.</w:t>
      </w:r>
    </w:p>
    <w:p w14:paraId="1ED77460"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31968" behindDoc="0" locked="0" layoutInCell="1" allowOverlap="1" wp14:anchorId="0F82FD1C" wp14:editId="2F34D22C">
                <wp:simplePos x="0" y="0"/>
                <wp:positionH relativeFrom="column">
                  <wp:posOffset>237744</wp:posOffset>
                </wp:positionH>
                <wp:positionV relativeFrom="paragraph">
                  <wp:posOffset>-23099</wp:posOffset>
                </wp:positionV>
                <wp:extent cx="14288" cy="910463"/>
                <wp:effectExtent l="0" t="0" r="0" b="0"/>
                <wp:wrapSquare wrapText="bothSides"/>
                <wp:docPr id="62019" name="Group 62019"/>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78" name="Shape 67578"/>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2019" style="width:1.125pt;height:71.69pt;position:absolute;mso-position-horizontal-relative:text;mso-position-horizontal:absolute;margin-left:18.72pt;mso-position-vertical-relative:text;margin-top:-1.81891pt;" coordsize="142,9104">
                <v:shape id="Shape 67579"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Vote for none is not nihilism, and it is not withdrawal. Withdrawal is not voting, which the system reads as consent and files as apathy. This is the opposite: showing up, being counted, and registering a refusal that cannot be mistaken for indifference. It is the difference between leaving the room and standing in it saying no.</w:t>
      </w:r>
    </w:p>
    <w:p w14:paraId="4A984750"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32992" behindDoc="0" locked="0" layoutInCell="1" allowOverlap="1" wp14:anchorId="186FA1E7" wp14:editId="0DA2CC13">
                <wp:simplePos x="0" y="0"/>
                <wp:positionH relativeFrom="column">
                  <wp:posOffset>237744</wp:posOffset>
                </wp:positionH>
                <wp:positionV relativeFrom="paragraph">
                  <wp:posOffset>-23099</wp:posOffset>
                </wp:positionV>
                <wp:extent cx="14288" cy="364185"/>
                <wp:effectExtent l="0" t="0" r="0" b="0"/>
                <wp:wrapSquare wrapText="bothSides"/>
                <wp:docPr id="63097" name="Group 63097"/>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580" name="Shape 67580"/>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097" style="width:1.125pt;height:28.676pt;position:absolute;mso-position-horizontal-relative:text;mso-position-horizontal:absolute;margin-left:18.72pt;mso-position-vertical-relative:text;margin-top:-1.8189pt;" coordsize="142,3641">
                <v:shape id="Shape 67581"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Vote for none is not nihilism. It is the recognition that sometimes the menu is the problem, not the dish you pick from it.</w:t>
      </w:r>
    </w:p>
    <w:p w14:paraId="4EF4A9FE" w14:textId="77777777" w:rsidR="00064EE2" w:rsidRDefault="00000000">
      <w:pPr>
        <w:pStyle w:val="Heading2"/>
        <w:ind w:left="-5"/>
      </w:pPr>
      <w:r>
        <w:t>Why We Tell Ourselves These Stories</w:t>
      </w:r>
    </w:p>
    <w:p w14:paraId="1B2A5EA0" w14:textId="77777777" w:rsidR="00064EE2" w:rsidRDefault="00000000">
      <w:pPr>
        <w:spacing w:after="153"/>
        <w:ind w:left="-5" w:right="15"/>
      </w:pPr>
      <w:r>
        <w:t>Something in us already knows the mechanism. We pay to watch it performed back to us, repeatedly, across every generation. The answer is the frame itself. Fiction is given a special status, safe, contained, not really about us. We can feel the recognition fully because the story has already told us it isn’t real, which paradoxically makes the truth inside it easier to receive. The work of this book has been to remove that frame.</w:t>
      </w:r>
    </w:p>
    <w:p w14:paraId="437CE270"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397BAE60" wp14:editId="58DD5890">
                <wp:extent cx="4279392" cy="5715"/>
                <wp:effectExtent l="0" t="0" r="0" b="0"/>
                <wp:docPr id="63098" name="Group 63098"/>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582" name="Shape 67582"/>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3098" style="width:336.96pt;height:0.450012pt;mso-position-horizontal-relative:char;mso-position-vertical-relative:line" coordsize="42793,57">
                <v:shape id="Shape 67583"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2907B303" w14:textId="77777777" w:rsidR="00064EE2" w:rsidRDefault="00000000">
      <w:pPr>
        <w:ind w:left="-5" w:right="15"/>
      </w:pPr>
      <w:r>
        <w:t>PART FIVE</w:t>
      </w:r>
    </w:p>
    <w:p w14:paraId="276B4924" w14:textId="77777777" w:rsidR="00064EE2" w:rsidRDefault="00000000">
      <w:pPr>
        <w:spacing w:after="156"/>
        <w:ind w:left="-5" w:right="15"/>
      </w:pPr>
      <w:r>
        <w:t>The Exit</w:t>
      </w:r>
    </w:p>
    <w:p w14:paraId="59E1B5C1"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3E9B754A" wp14:editId="6CEF5DB7">
                <wp:extent cx="4279392" cy="5715"/>
                <wp:effectExtent l="0" t="0" r="0" b="0"/>
                <wp:docPr id="63099" name="Group 63099"/>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584" name="Shape 67584"/>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3099" style="width:336.96pt;height:0.450012pt;mso-position-horizontal-relative:char;mso-position-vertical-relative:line" coordsize="42793,57">
                <v:shape id="Shape 67585"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4306987C" w14:textId="77777777" w:rsidR="00064EE2" w:rsidRDefault="00000000">
      <w:pPr>
        <w:ind w:left="-5" w:right="15"/>
      </w:pPr>
      <w:r>
        <w:t>CHAPTER THIRTEEN</w:t>
      </w:r>
    </w:p>
    <w:p w14:paraId="6F14B20C" w14:textId="77777777" w:rsidR="00064EE2" w:rsidRDefault="00000000">
      <w:pPr>
        <w:pStyle w:val="Heading1"/>
        <w:ind w:left="-5"/>
      </w:pPr>
      <w:r>
        <w:t>The Weld</w:t>
      </w:r>
    </w:p>
    <w:p w14:paraId="07FF70DF" w14:textId="77777777" w:rsidR="00064EE2" w:rsidRDefault="00000000">
      <w:pPr>
        <w:ind w:left="-5" w:right="15"/>
      </w:pPr>
      <w:r>
        <w:t>Reuniting Mind and Heart</w:t>
      </w:r>
    </w:p>
    <w:p w14:paraId="6D99CDE3" w14:textId="77777777" w:rsidR="00064EE2" w:rsidRDefault="00000000">
      <w:pPr>
        <w:ind w:left="-5" w:right="15"/>
      </w:pPr>
      <w:r>
        <w:t>You do not have to solve the world.</w:t>
      </w:r>
    </w:p>
    <w:p w14:paraId="407C641E" w14:textId="77777777" w:rsidR="00064EE2" w:rsidRDefault="00000000">
      <w:pPr>
        <w:spacing w:after="259"/>
        <w:ind w:left="-5"/>
      </w:pPr>
      <w:r>
        <w:rPr>
          <w:i/>
        </w:rPr>
        <w:t>The only chapter that asks anything, and what it asks is smaller than expected. Four moves: trace what you carry back to where it started, reunite the three centers that were separated on purpose, refuse absolutes without falling into believing nothing, and build something alongside the broken thing rather than arguing with it.</w:t>
      </w:r>
    </w:p>
    <w:p w14:paraId="7F19A70A"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34016" behindDoc="0" locked="0" layoutInCell="1" allowOverlap="1" wp14:anchorId="35EB1A69" wp14:editId="1760FB66">
                <wp:simplePos x="0" y="0"/>
                <wp:positionH relativeFrom="column">
                  <wp:posOffset>237744</wp:posOffset>
                </wp:positionH>
                <wp:positionV relativeFrom="paragraph">
                  <wp:posOffset>-23100</wp:posOffset>
                </wp:positionV>
                <wp:extent cx="14288" cy="364185"/>
                <wp:effectExtent l="0" t="0" r="0" b="0"/>
                <wp:wrapSquare wrapText="bothSides"/>
                <wp:docPr id="63158" name="Group 63158"/>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586" name="Shape 67586"/>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158" style="width:1.125pt;height:28.676pt;position:absolute;mso-position-horizontal-relative:text;mso-position-horizontal:absolute;margin-left:18.72pt;mso-position-vertical-relative:text;margin-top:-1.81894pt;" coordsize="142,3641">
                <v:shape id="Shape 67587"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Here is the question this chapter exists to answer: now that you can see the machine, what do you actually do on a Tuesday?</w:t>
      </w:r>
    </w:p>
    <w:p w14:paraId="162A2A2A" w14:textId="77777777" w:rsidR="00064EE2" w:rsidRDefault="00000000">
      <w:pPr>
        <w:pStyle w:val="Heading2"/>
        <w:spacing w:after="211"/>
        <w:ind w:left="-5"/>
      </w:pPr>
      <w:r>
        <w:t>You Do Not Have to Solve the World</w:t>
      </w:r>
    </w:p>
    <w:p w14:paraId="6AA046BA" w14:textId="77777777" w:rsidR="00064EE2" w:rsidRDefault="00000000">
      <w:pPr>
        <w:tabs>
          <w:tab w:val="center" w:pos="427"/>
          <w:tab w:val="center" w:pos="1972"/>
        </w:tabs>
        <w:spacing w:after="283"/>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7E9935F1" wp14:editId="56B7601A">
                <wp:extent cx="14288" cy="182093"/>
                <wp:effectExtent l="0" t="0" r="0" b="0"/>
                <wp:docPr id="63159" name="Group 63159"/>
                <wp:cNvGraphicFramePr/>
                <a:graphic xmlns:a="http://schemas.openxmlformats.org/drawingml/2006/main">
                  <a:graphicData uri="http://schemas.microsoft.com/office/word/2010/wordprocessingGroup">
                    <wpg:wgp>
                      <wpg:cNvGrpSpPr/>
                      <wpg:grpSpPr>
                        <a:xfrm>
                          <a:off x="0" y="0"/>
                          <a:ext cx="14288" cy="182093"/>
                          <a:chOff x="0" y="0"/>
                          <a:chExt cx="14288" cy="182093"/>
                        </a:xfrm>
                      </wpg:grpSpPr>
                      <wps:wsp>
                        <wps:cNvPr id="67588" name="Shape 67588"/>
                        <wps:cNvSpPr/>
                        <wps:spPr>
                          <a:xfrm>
                            <a:off x="0" y="0"/>
                            <a:ext cx="14288" cy="182093"/>
                          </a:xfrm>
                          <a:custGeom>
                            <a:avLst/>
                            <a:gdLst/>
                            <a:ahLst/>
                            <a:cxnLst/>
                            <a:rect l="0" t="0" r="0" b="0"/>
                            <a:pathLst>
                              <a:path w="14288" h="182093">
                                <a:moveTo>
                                  <a:pt x="0" y="0"/>
                                </a:moveTo>
                                <a:lnTo>
                                  <a:pt x="14288" y="0"/>
                                </a:lnTo>
                                <a:lnTo>
                                  <a:pt x="14288" y="182093"/>
                                </a:lnTo>
                                <a:lnTo>
                                  <a:pt x="0" y="18209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3159" style="width:1.125pt;height:14.338pt;mso-position-horizontal-relative:char;mso-position-vertical-relative:line" coordsize="142,1820">
                <v:shape id="Shape 67589" style="position:absolute;width:142;height:1820;left:0;top:0;" coordsize="14288,182093" path="m0,0l14288,0l14288,182093l0,182093l0,0">
                  <v:stroke weight="0pt" endcap="flat" joinstyle="miter" miterlimit="10" on="false" color="#000000" opacity="0"/>
                  <v:fill on="true" color="#999999"/>
                </v:shape>
              </v:group>
            </w:pict>
          </mc:Fallback>
        </mc:AlternateContent>
      </w:r>
      <w:r>
        <w:rPr>
          <w:i/>
          <w:color w:val="333333"/>
        </w:rPr>
        <w:tab/>
        <w:t>You do not have to solve the world.</w:t>
      </w:r>
    </w:p>
    <w:p w14:paraId="21C633A0" w14:textId="77777777" w:rsidR="00064EE2" w:rsidRDefault="00000000">
      <w:pPr>
        <w:ind w:left="-5" w:right="15"/>
      </w:pPr>
      <w:r>
        <w:t>You do not have to dismantle the empire. You do not have to rewrite scripture, reform a government, or correct three thousand years of prophecy. The size of the system described in this book is not a task assigned to you personally, and treating it that way is itself another Bolt. The work is not global. The work is local, and it starts with the one model you’re actually standing inside right now.</w:t>
      </w:r>
    </w:p>
    <w:p w14:paraId="4BB743BC" w14:textId="77777777" w:rsidR="00064EE2" w:rsidRDefault="00000000">
      <w:pPr>
        <w:ind w:left="-5" w:right="15"/>
      </w:pPr>
      <w:r>
        <w:t>Burnout is not a side effect of awareness. For some systems, it is the intended outcome of letting you see just enough to despair and not enough to act.</w:t>
      </w:r>
    </w:p>
    <w:p w14:paraId="50AE6F7E" w14:textId="77777777" w:rsidR="00064EE2" w:rsidRDefault="00000000">
      <w:pPr>
        <w:pStyle w:val="Heading2"/>
        <w:ind w:left="-5"/>
      </w:pPr>
      <w:r>
        <w:t>The Four Moves</w:t>
      </w:r>
    </w:p>
    <w:p w14:paraId="4EF819B4" w14:textId="77777777" w:rsidR="00064EE2" w:rsidRDefault="00000000">
      <w:pPr>
        <w:ind w:left="-5" w:right="15"/>
      </w:pPr>
      <w:r>
        <w:t>ONE: Reclaim the inner map. Trace every belief back to its Alpha. Ask who funded it, who framed it, what problem it was solving. Decide, with that information in hand, whether you still want to carry it. Some beliefs survive intact. Others you trace to their Alpha and find a need that was never yours. Those you can finally set down.</w:t>
      </w:r>
    </w:p>
    <w:p w14:paraId="1EFEDB92" w14:textId="77777777" w:rsidR="00064EE2" w:rsidRDefault="00000000">
      <w:pPr>
        <w:ind w:left="-5" w:right="15"/>
      </w:pPr>
      <w:commentRangeStart w:id="56"/>
      <w:r>
        <w:t xml:space="preserve">TWO: the weld itself. </w:t>
      </w:r>
      <w:del w:id="9112" w:author="Perplexity Computer" w:date="2026-08-23T11:00:00Z">
        <w:r>
          <w:delText>Instead of the structure above me telling me what is real, you say that if it is real it has to pass through me</w:delText>
        </w:r>
      </w:del>
      <w:ins w:id="9113" w:author="Perplexity Computer" w:date="2026-08-23T11:00:00Z">
        <w:r>
          <w:t>Instead of the structure above you telling you what is real, you say that if it is real it has to pass through you</w:t>
        </w:r>
      </w:ins>
      <w:r>
        <w:t>, with mind and heart together, no override, no symbol placed above them and no ritual that cancels them. That is the weld.</w:t>
      </w:r>
      <w:commentRangeEnd w:id="56"/>
      <w:r>
        <w:rPr>
          <w:rStyle w:val="CommentReference"/>
        </w:rPr>
        <w:commentReference w:id="56"/>
      </w:r>
    </w:p>
    <w:p w14:paraId="323A26F6" w14:textId="77777777" w:rsidR="00064EE2" w:rsidRDefault="00000000">
      <w:pPr>
        <w:ind w:left="-5" w:right="15"/>
      </w:pPr>
      <w:commentRangeStart w:id="57"/>
      <w:r>
        <w:t xml:space="preserve">And it is three, not two. When people say they felt it in their gut, they are not reaching for a figure of speech. </w:t>
      </w:r>
      <w:del w:id="9114" w:author="Perplexity Computer" w:date="2026-08-23T11:00:00Z">
        <w:r>
          <w:delText>The gut contains its own nervous system, larger than the spinal cord.</w:delText>
        </w:r>
      </w:del>
      <w:ins w:id="9115" w:author="Perplexity Computer" w:date="2026-08-23T11:00:00Z">
        <w:r>
          <w:t>The gut contains its own nervous system, with a very large population of neurons.</w:t>
        </w:r>
      </w:ins>
      <w:r>
        <w:t xml:space="preserve"> The heart carries its own, smaller but real. Both are wired to the brain and both run on the same cellular machinery, and when something lands hard, all three respond, slightly out of step with each other. That out-of-step arrival is what makes a strong feeling seem to come from somewhere other than the part of you doing the thinking.</w:t>
      </w:r>
      <w:commentRangeEnd w:id="57"/>
      <w:r>
        <w:rPr>
          <w:rStyle w:val="CommentReference"/>
        </w:rPr>
        <w:commentReference w:id="57"/>
      </w:r>
    </w:p>
    <w:p w14:paraId="7BF58AAC" w14:textId="77777777" w:rsidR="00064EE2" w:rsidRDefault="00000000">
      <w:pPr>
        <w:ind w:left="-5" w:right="15"/>
      </w:pPr>
      <w:r>
        <w:t>Chapter Five showed you three centers being separated by a gesture. The reason that separation works is that there were three of them to begin with. Book Two takes this apart properly, with the anatomy and the sourcing, and if you want to know why the weld is a physical claim rather than a poetic one, that is where it is answered. Here it is enough to say that the thing you are being asked to reunite is not a metaphor, and was never one.</w:t>
      </w:r>
    </w:p>
    <w:p w14:paraId="15D5EA7D" w14:textId="77777777" w:rsidR="00064EE2" w:rsidRDefault="00000000">
      <w:pPr>
        <w:ind w:left="-5" w:right="15"/>
      </w:pPr>
      <w:r>
        <w:t>THREE: Rejecting absolutes without losing your footing. A person who just learned to see through every Arc and Bolt can overcorrect into believing nothing. That is a different kind of capture. Cynicism instead of compliance, but still a place where your judgment has stopped doing active work. One more distinction: some of what you carry is not a Bolt. It is grief, and grief does not need to be traced to an Alpha. A soldier who carries the weight of people who didn’t come home, that is not a control mechanism waiting to be unmasked. The weld includes knowing the difference between a chain someone else placed on you and a weight you have every right to keep carrying at its full size.</w:t>
      </w:r>
    </w:p>
    <w:p w14:paraId="4A917695" w14:textId="77777777" w:rsidR="00064EE2" w:rsidRDefault="00000000">
      <w:pPr>
        <w:spacing w:after="259"/>
        <w:ind w:left="-5" w:right="15"/>
      </w:pPr>
      <w:commentRangeStart w:id="58"/>
      <w:del w:id="9116" w:author="Perplexity Computer" w:date="2026-08-23T11:00:00Z">
        <w:r>
          <w:delText>FOUR: build parallel systems, because instead of arguing with an existing system’s incentive structure, build an alternative</w:delText>
        </w:r>
      </w:del>
      <w:ins w:id="9117" w:author="Perplexity Computer" w:date="2026-08-23T11:00:00Z">
        <w:r>
          <w:t>FOUR: build parallel systems. Instead of arguing with an existing system’s incentive structure, build an alternative</w:t>
        </w:r>
      </w:ins>
      <w:r>
        <w:t xml:space="preserve"> and let the comparison make the argument for you. The transparency principle applies: full public access to every contract, every dollar, every decision. Every institution started as a solution. The Jubilee principle applies to institutions too: they require scheduled examination and renewal, not permanent authority.</w:t>
      </w:r>
      <w:commentRangeEnd w:id="58"/>
      <w:r>
        <w:rPr>
          <w:rStyle w:val="CommentReference"/>
        </w:rPr>
        <w:commentReference w:id="58"/>
      </w:r>
    </w:p>
    <w:p w14:paraId="497EFC4F"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35040" behindDoc="0" locked="0" layoutInCell="1" allowOverlap="1" wp14:anchorId="53EEA188" wp14:editId="04B7C151">
                <wp:simplePos x="0" y="0"/>
                <wp:positionH relativeFrom="column">
                  <wp:posOffset>237744</wp:posOffset>
                </wp:positionH>
                <wp:positionV relativeFrom="paragraph">
                  <wp:posOffset>-23099</wp:posOffset>
                </wp:positionV>
                <wp:extent cx="14288" cy="546278"/>
                <wp:effectExtent l="0" t="0" r="0" b="0"/>
                <wp:wrapSquare wrapText="bothSides"/>
                <wp:docPr id="63276" name="Group 63276"/>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590" name="Shape 67590"/>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276" style="width:1.125pt;height:43.014pt;position:absolute;mso-position-horizontal-relative:text;mso-position-horizontal:absolute;margin-left:18.72pt;mso-position-vertical-relative:text;margin-top:-1.81891pt;" coordsize="142,5462">
                <v:shape id="Shape 67591"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Mind and heart, together, examining what arrives before it’s allowed to become belief. That is the whole instruction. Everything else in this book was just helping you see how badly you needed to hear it.</w:t>
      </w:r>
    </w:p>
    <w:p w14:paraId="27A235CC" w14:textId="77777777" w:rsidR="00064EE2" w:rsidRDefault="00000000">
      <w:pPr>
        <w:ind w:left="-5" w:right="15"/>
      </w:pPr>
      <w:r>
        <w:t>The room will keep teaching. The oaths will keep being offered. The prophecies will keep recruiting believers to fulfill them. None of that stops because you finished a book.</w:t>
      </w:r>
    </w:p>
    <w:p w14:paraId="14F69772" w14:textId="77777777" w:rsidR="00064EE2" w:rsidRDefault="00000000">
      <w:pPr>
        <w:ind w:left="-5" w:right="15"/>
      </w:pPr>
      <w:r>
        <w:t>But you are not walking back into that room the same person who first walked into it not knowing it was a room at all.</w:t>
      </w:r>
    </w:p>
    <w:p w14:paraId="531CBD11" w14:textId="77777777" w:rsidR="00064EE2" w:rsidRDefault="00000000">
      <w:pPr>
        <w:ind w:left="-5" w:right="15"/>
      </w:pPr>
      <w:r>
        <w:t>The weld is not the discovery of a pure self untouched by biology or history. There is no untouched self waiting behind the map. There is a living player: built from ancient machinery, carrying inherited instructions, capable of examining some of them and changing what happens next.</w:t>
      </w:r>
    </w:p>
    <w:p w14:paraId="108E080D" w14:textId="77777777" w:rsidR="00064EE2" w:rsidRDefault="00000000">
      <w:pPr>
        <w:spacing w:after="259"/>
        <w:ind w:left="-5" w:right="15"/>
      </w:pPr>
      <w:r>
        <w:t>Book Two takes that claim inward. It shows why the player is neither sovereign nor imaginary, not a ghost above the machinery, and not a puppet without a move of its own.</w:t>
      </w:r>
    </w:p>
    <w:p w14:paraId="33D78A27"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36064" behindDoc="0" locked="0" layoutInCell="1" allowOverlap="1" wp14:anchorId="187FEAEA" wp14:editId="7E63C61B">
                <wp:simplePos x="0" y="0"/>
                <wp:positionH relativeFrom="column">
                  <wp:posOffset>237744</wp:posOffset>
                </wp:positionH>
                <wp:positionV relativeFrom="paragraph">
                  <wp:posOffset>-23100</wp:posOffset>
                </wp:positionV>
                <wp:extent cx="14288" cy="364185"/>
                <wp:effectExtent l="0" t="0" r="0" b="0"/>
                <wp:wrapSquare wrapText="bothSides"/>
                <wp:docPr id="63277" name="Group 63277"/>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592" name="Shape 67592"/>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277" style="width:1.125pt;height:28.676pt;position:absolute;mso-position-horizontal-relative:text;mso-position-horizontal:absolute;margin-left:18.72pt;mso-position-vertical-relative:text;margin-top:-1.81894pt;" coordsize="142,3641">
                <v:shape id="Shape 67593"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You did not build the board. You did not draw the first map placed on it. The next move can still be yours.</w:t>
      </w:r>
    </w:p>
    <w:p w14:paraId="6EDBD32E" w14:textId="77777777" w:rsidR="00064EE2" w:rsidRDefault="00000000">
      <w:pPr>
        <w:spacing w:after="259"/>
        <w:ind w:left="-5" w:right="15"/>
      </w:pPr>
      <w:r>
        <w:t>Every usable map has three things printed in the corner. A scale, so you know how far apart things really are. An arrow, so you know which way you are facing. And a legend, so you know what the symbols mean before you start trusting them. Nobody gave you those, which is where this book started.</w:t>
      </w:r>
    </w:p>
    <w:p w14:paraId="024183D3"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37088" behindDoc="0" locked="0" layoutInCell="1" allowOverlap="1" wp14:anchorId="54B3F55D" wp14:editId="16D8DEDC">
                <wp:simplePos x="0" y="0"/>
                <wp:positionH relativeFrom="column">
                  <wp:posOffset>237744</wp:posOffset>
                </wp:positionH>
                <wp:positionV relativeFrom="paragraph">
                  <wp:posOffset>-23100</wp:posOffset>
                </wp:positionV>
                <wp:extent cx="14288" cy="364186"/>
                <wp:effectExtent l="0" t="0" r="0" b="0"/>
                <wp:wrapSquare wrapText="bothSides"/>
                <wp:docPr id="63278" name="Group 63278"/>
                <wp:cNvGraphicFramePr/>
                <a:graphic xmlns:a="http://schemas.openxmlformats.org/drawingml/2006/main">
                  <a:graphicData uri="http://schemas.microsoft.com/office/word/2010/wordprocessingGroup">
                    <wpg:wgp>
                      <wpg:cNvGrpSpPr/>
                      <wpg:grpSpPr>
                        <a:xfrm>
                          <a:off x="0" y="0"/>
                          <a:ext cx="14288" cy="364186"/>
                          <a:chOff x="0" y="0"/>
                          <a:chExt cx="14288" cy="364186"/>
                        </a:xfrm>
                      </wpg:grpSpPr>
                      <wps:wsp>
                        <wps:cNvPr id="67594" name="Shape 67594"/>
                        <wps:cNvSpPr/>
                        <wps:spPr>
                          <a:xfrm>
                            <a:off x="0" y="0"/>
                            <a:ext cx="14288" cy="364186"/>
                          </a:xfrm>
                          <a:custGeom>
                            <a:avLst/>
                            <a:gdLst/>
                            <a:ahLst/>
                            <a:cxnLst/>
                            <a:rect l="0" t="0" r="0" b="0"/>
                            <a:pathLst>
                              <a:path w="14288" h="364186">
                                <a:moveTo>
                                  <a:pt x="0" y="0"/>
                                </a:moveTo>
                                <a:lnTo>
                                  <a:pt x="14288" y="0"/>
                                </a:lnTo>
                                <a:lnTo>
                                  <a:pt x="14288" y="364186"/>
                                </a:lnTo>
                                <a:lnTo>
                                  <a:pt x="0" y="364186"/>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278" style="width:1.125pt;height:28.676pt;position:absolute;mso-position-horizontal-relative:text;mso-position-horizontal:absolute;margin-left:18.72pt;mso-position-vertical-relative:text;margin-top:-1.81894pt;" coordsize="142,3641">
                <v:shape id="Shape 67595" style="position:absolute;width:142;height:3641;left:0;top:0;" coordsize="14288,364186" path="m0,0l14288,0l14288,364186l0,364186l0,0">
                  <v:stroke weight="0pt" endcap="flat" joinstyle="miter" miterlimit="10" on="false" color="#000000" opacity="0"/>
                  <v:fill on="true" color="#999999"/>
                </v:shape>
                <w10:wrap type="square"/>
              </v:group>
            </w:pict>
          </mc:Fallback>
        </mc:AlternateContent>
      </w:r>
      <w:r>
        <w:rPr>
          <w:i/>
          <w:color w:val="333333"/>
        </w:rPr>
        <w:t>You now have a scale, a direction, and a legend. That is the whole of what a map has ever given anyone, and it is enough.</w:t>
      </w:r>
    </w:p>
    <w:p w14:paraId="266AEFB9" w14:textId="77777777" w:rsidR="00064EE2" w:rsidRDefault="00000000">
      <w:pPr>
        <w:ind w:left="-5" w:right="15"/>
      </w:pPr>
      <w:r>
        <w:t>That is the weld, and that is the exit. It was never a door leading out of the world. It was the part of you that gets to decide, finally and for the rest of your life, what gets to walk through it.</w:t>
      </w:r>
    </w:p>
    <w:p w14:paraId="6F7B5D47" w14:textId="77777777" w:rsidR="00064EE2" w:rsidRDefault="00000000">
      <w:pPr>
        <w:pStyle w:val="Heading2"/>
        <w:ind w:left="-5"/>
      </w:pPr>
      <w:r>
        <w:t>AUTHOR’S NOTE</w:t>
      </w:r>
    </w:p>
    <w:p w14:paraId="6AB6722A" w14:textId="77777777" w:rsidR="00064EE2" w:rsidRDefault="00000000">
      <w:pPr>
        <w:ind w:left="-5" w:right="15"/>
      </w:pPr>
      <w:r>
        <w:t>This book is not original research, and it should not be read as if it were. It is a synthesis: established history, biology, psychology, economics, primary texts, and my own attempts to see recurring structures across them. Where the source establishes the fact, the notes say so. Where I am connecting facts into a model, the connection is mine. Where the model outruns what can presently be demonstrated, it should be treated as a postulate and tested accordingly.</w:t>
      </w:r>
    </w:p>
    <w:p w14:paraId="74469B62" w14:textId="77777777" w:rsidR="00064EE2" w:rsidRDefault="00000000">
      <w:pPr>
        <w:ind w:left="-5" w:right="15"/>
      </w:pPr>
      <w:r>
        <w:t>I came to this project after learning something personally expensive: certainty is an experience, not evidence. That is why the corrections matter as much as the claims. If a fact in these pages fails, the fact should change. If the model fails with it, the model should change too.</w:t>
      </w:r>
    </w:p>
    <w:p w14:paraId="53C3EE8B" w14:textId="77777777" w:rsidR="00064EE2" w:rsidRDefault="00000000">
      <w:pPr>
        <w:ind w:left="-5" w:right="15"/>
      </w:pPr>
      <w:r>
        <w:t xml:space="preserve">Book One looks outward at the maps human beings inherit and build. </w:t>
      </w:r>
      <w:r>
        <w:rPr>
          <w:i/>
        </w:rPr>
        <w:t>The Mitochondrial Self</w:t>
      </w:r>
      <w:r>
        <w:t xml:space="preserve"> looks inward at the biological conditions under the narrator. They are companion arguments, not two proofs of the same conclusion.</w:t>
      </w:r>
    </w:p>
    <w:p w14:paraId="1EA332B9" w14:textId="77777777" w:rsidR="00064EE2" w:rsidRDefault="00000000">
      <w:pPr>
        <w:ind w:left="-5" w:right="15"/>
      </w:pPr>
      <w:r>
        <w:t>The afterword that follows explains why I started looking. It is biography, not evidence for the case.</w:t>
      </w:r>
    </w:p>
    <w:p w14:paraId="75DDB015" w14:textId="77777777" w:rsidR="00064EE2" w:rsidRDefault="00000000">
      <w:pPr>
        <w:pStyle w:val="Heading2"/>
        <w:ind w:left="-5"/>
      </w:pPr>
      <w:r>
        <w:t>AFTERWORD</w:t>
      </w:r>
    </w:p>
    <w:p w14:paraId="54B8FD67" w14:textId="77777777" w:rsidR="00064EE2" w:rsidRDefault="00000000">
      <w:pPr>
        <w:spacing w:after="0" w:line="402" w:lineRule="auto"/>
        <w:ind w:left="-5" w:right="3594"/>
      </w:pPr>
      <w:commentRangeStart w:id="59"/>
      <w:r>
        <w:rPr>
          <w:i/>
        </w:rPr>
        <w:t xml:space="preserve">How This Book Came to Be Written </w:t>
      </w:r>
      <w:r>
        <w:t>At forty-eight I stopped working.</w:t>
      </w:r>
      <w:commentRangeEnd w:id="59"/>
      <w:r>
        <w:rPr>
          <w:rStyle w:val="CommentReference"/>
        </w:rPr>
        <w:commentReference w:id="59"/>
      </w:r>
    </w:p>
    <w:p w14:paraId="57DE4849" w14:textId="77777777" w:rsidR="00064EE2" w:rsidRDefault="00000000">
      <w:pPr>
        <w:ind w:left="-5" w:right="15"/>
      </w:pPr>
      <w:r>
        <w:t>Not permanently, and not because I was tired. I had just found out that everything I had been taught about what the world is and what I was doing in it was wrong.</w:t>
      </w:r>
    </w:p>
    <w:p w14:paraId="0587F9A1" w14:textId="77777777" w:rsidR="00064EE2" w:rsidRDefault="00000000">
      <w:pPr>
        <w:ind w:left="-5" w:right="15"/>
      </w:pPr>
      <w:r>
        <w:t>This book uses a word for that, and it is worth putting down early because it is the only piece of vocabulary you need before starting. The word is map. Not a paper one. A map, here, means any account of the world that you carry around instead of the world: what is true, what matters, who decides, what happens when you die. Somebody handed you one. You have been navigating by it ever since, and you almost certainly cannot see it, because a map you never chose does not feel like a map. It feels like reality.</w:t>
      </w:r>
    </w:p>
    <w:p w14:paraId="4C80588C" w14:textId="77777777" w:rsidR="00064EE2" w:rsidRDefault="00000000">
      <w:pPr>
        <w:ind w:left="-5" w:right="15"/>
      </w:pPr>
      <w:r>
        <w:t>Mine was wrong.</w:t>
      </w:r>
    </w:p>
    <w:p w14:paraId="72D1E280" w14:textId="77777777" w:rsidR="00064EE2" w:rsidRDefault="00000000">
      <w:pPr>
        <w:ind w:left="-5" w:right="15"/>
      </w:pPr>
      <w:r>
        <w:t>Not questionable. Not in need of adjustment. Wrong, and unmistakably so, and it took about three hours from the first thing that would not fit to the point where I understood there was nothing left standing. I have heard people describe this as a long slow drift. Mine was three hours in an afternoon, and at the end of it I was a forty-eight-year-old man with no idea where he was.</w:t>
      </w:r>
    </w:p>
    <w:p w14:paraId="78EB3B10" w14:textId="77777777" w:rsidR="00064EE2" w:rsidRDefault="00000000">
      <w:pPr>
        <w:ind w:left="-5" w:right="15"/>
      </w:pPr>
      <w:r>
        <w:t>So I stopped working, and I want to be precise about the reasoning, because it sounds like a crisis and it was actually a decision.</w:t>
      </w:r>
    </w:p>
    <w:p w14:paraId="7345CAAC" w14:textId="77777777" w:rsidR="00064EE2" w:rsidRDefault="00000000">
      <w:pPr>
        <w:ind w:left="-5" w:right="15"/>
      </w:pPr>
      <w:r>
        <w:t>If the framework was wrong, then the purpose I had been working toward was wrong too, and I had been spending my one life buying something that did not exist. The point of life, as far as I could establish from the ground I was actually standing on, is to be alive and to enjoy it. So the first thing to do was stop paying into the other thing.</w:t>
      </w:r>
    </w:p>
    <w:p w14:paraId="577D1E0C" w14:textId="77777777" w:rsidR="00064EE2" w:rsidRDefault="00000000">
      <w:pPr>
        <w:ind w:left="-5" w:right="15"/>
      </w:pPr>
      <w:r>
        <w:t>The second thing was to find out where I was.</w:t>
      </w:r>
    </w:p>
    <w:p w14:paraId="75F68C0C" w14:textId="77777777" w:rsidR="00064EE2" w:rsidRDefault="00000000">
      <w:pPr>
        <w:pStyle w:val="Heading2"/>
        <w:ind w:left="-5"/>
      </w:pPr>
      <w:r>
        <w:t>Going Back for What I Threw Away</w:t>
      </w:r>
    </w:p>
    <w:p w14:paraId="0E679276" w14:textId="77777777" w:rsidR="00064EE2" w:rsidRDefault="00000000">
      <w:pPr>
        <w:ind w:left="-5" w:right="15"/>
      </w:pPr>
      <w:r>
        <w:t>I had to re-orient, and re-orienting meant going back through my own education and retrieving the things I had discarded on instruction. Evolution was the big one. I had been taught to set it aside, and I had set it aside, and I had been perfectly capable of understanding it the entire time and had simply declined to.</w:t>
      </w:r>
    </w:p>
    <w:p w14:paraId="366A7423" w14:textId="77777777" w:rsidR="00064EE2" w:rsidRDefault="00000000">
      <w:pPr>
        <w:ind w:left="-5" w:right="15"/>
      </w:pPr>
      <w:r>
        <w:t>Arrogance went out the window early, and it went out for a specific reason: I had been certain, and I had been certain about something false, and I could no longer trust the feeling of certainty as evidence of anything.</w:t>
      </w:r>
    </w:p>
    <w:p w14:paraId="2CF63031" w14:textId="77777777" w:rsidR="00064EE2" w:rsidRDefault="00000000">
      <w:pPr>
        <w:ind w:left="-5" w:right="15"/>
      </w:pPr>
      <w:r>
        <w:t>My first thought was about the waste of it, which was a thought about myself, and it did not last long because what is done is done and there is no arguing with a spent life. The second thought was worse and it did not go away.</w:t>
      </w:r>
    </w:p>
    <w:p w14:paraId="7BA39A98" w14:textId="77777777" w:rsidR="00064EE2" w:rsidRDefault="00000000">
      <w:pPr>
        <w:ind w:left="-5" w:right="15"/>
      </w:pPr>
      <w:r>
        <w:t>Other people were in this because of me. Not many, but not none, and I could put names to them. There were three I had been a direct reason for, in the sense that without me in the room it probably does not happen. And what I felt when that landed was not guilt exactly, because guilt implies I had known and gone ahead. It was the awareness that I had slowed down the progression of another person’s life, sincerely, with the best intentions available to me, and that the years were not coming back to them either.</w:t>
      </w:r>
    </w:p>
    <w:p w14:paraId="4E6EAE68" w14:textId="77777777" w:rsidR="00064EE2" w:rsidRDefault="00000000">
      <w:pPr>
        <w:ind w:left="-5" w:right="15"/>
      </w:pPr>
      <w:r>
        <w:t>Hurting yourself is one thing. Doing it to somebody else, even ignorantly, is a different and worse category, and it is not made better by the fact that you meant well.</w:t>
      </w:r>
    </w:p>
    <w:p w14:paraId="0725A8EC" w14:textId="77777777" w:rsidR="00064EE2" w:rsidRDefault="00000000">
      <w:pPr>
        <w:ind w:left="-5" w:right="15"/>
      </w:pPr>
      <w:r>
        <w:t>I did it to my children too, and that one I could still act on. That has since been entirely reversed, and every one of them worked their way out of it, which is a thing a person mostly has to do themselves once they are fully cooked. My eighteen-year-old may still be somewhere in the middle of it, and that is fine, because until a person is finished forming it does not much matter what they are holding.</w:t>
      </w:r>
    </w:p>
    <w:p w14:paraId="4ACE10BE" w14:textId="77777777" w:rsidR="00064EE2" w:rsidRDefault="00000000">
      <w:pPr>
        <w:ind w:left="-5" w:right="15"/>
      </w:pPr>
      <w:commentRangeStart w:id="60"/>
      <w:del w:id="9120" w:author="Perplexity Computer" w:date="2026-08-23T11:00:00Z">
        <w:r>
          <w:delText>So I went to them. Five people, some by telephone and two of them face to face.</w:delText>
        </w:r>
      </w:del>
      <w:ins w:id="9121" w:author="Perplexity Computer" w:date="2026-08-23T11:00:00Z">
        <w:r>
          <w:t>So I went to them. Five people in all, some by telephone and two of them face to face.</w:t>
        </w:r>
      </w:ins>
      <w:commentRangeEnd w:id="60"/>
      <w:r>
        <w:rPr>
          <w:rStyle w:val="CommentReference"/>
        </w:rPr>
        <w:commentReference w:id="60"/>
      </w:r>
    </w:p>
    <w:p w14:paraId="5E652CE7" w14:textId="77777777" w:rsidR="00064EE2" w:rsidRDefault="00000000">
      <w:pPr>
        <w:ind w:left="-5" w:right="15"/>
      </w:pPr>
      <w:r>
        <w:t>I told them I had been wrong and that I had led them somewhere I no longer believed in. I expected almost anything except what I got, which was the same answer nearly every time, in different words: I have put too much into this now. And underneath it, said more gently than that: just because you have fallen away does not mean I have to.</w:t>
      </w:r>
    </w:p>
    <w:p w14:paraId="6A7878A0" w14:textId="77777777" w:rsidR="00064EE2" w:rsidRDefault="00000000">
      <w:pPr>
        <w:ind w:left="-5" w:right="15"/>
      </w:pPr>
      <w:r>
        <w:t>It took me a while to understand what I was hearing. It was not an argument about whether I was right. Not one of them engaged with that. It was an accounting: they had spent decades on this, and the cost of it having been wrong was larger than the cost of continuing. Which is a real calculation, made by intelligent people, and it does not depend on the thing being true.</w:t>
      </w:r>
    </w:p>
    <w:p w14:paraId="2AB882BE" w14:textId="77777777" w:rsidR="00064EE2" w:rsidRDefault="00000000">
      <w:pPr>
        <w:spacing w:after="370"/>
        <w:ind w:left="-5" w:right="15"/>
      </w:pPr>
      <w:r>
        <w:t>This book comes back to that mechanism repeatedly, because it turns up everywhere once you can see it. On the phone that week, all I could tell was that there was nothing I could say.</w:t>
      </w:r>
    </w:p>
    <w:p w14:paraId="037C8D17" w14:textId="77777777" w:rsidR="00064EE2" w:rsidRDefault="00000000">
      <w:pPr>
        <w:pStyle w:val="Heading2"/>
        <w:ind w:left="-5"/>
      </w:pPr>
      <w:r>
        <w:t>The Thing That Was Actually Happening</w:t>
      </w:r>
    </w:p>
    <w:p w14:paraId="5C3D6B91" w14:textId="77777777" w:rsidR="00064EE2" w:rsidRDefault="00000000">
      <w:pPr>
        <w:ind w:left="-5" w:right="15"/>
      </w:pPr>
      <w:r>
        <w:t>It took me two years to find useful names for what I heard on those calls. Chapter Nine deals with the mechanism properly. What matters here is simpler: people do not protect a long-held belief only because they are stubborn or dishonest. New information is evaluated inside a structure already carrying identity, memory, relationships, sunk cost, and prior commitments.</w:t>
      </w:r>
    </w:p>
    <w:p w14:paraId="3B548D11" w14:textId="77777777" w:rsidR="00064EE2" w:rsidRDefault="00000000">
      <w:pPr>
        <w:spacing w:after="370"/>
        <w:ind w:left="-5" w:right="15"/>
      </w:pPr>
      <w:r>
        <w:t>That distinction changed the way I understood those conversations. I had treated the problem as if one more argument might move someone. What I had not yet understood was that the argument was being weighed against an entire life already built around the answer.</w:t>
      </w:r>
    </w:p>
    <w:p w14:paraId="35B49487" w14:textId="77777777" w:rsidR="00064EE2" w:rsidRDefault="00000000">
      <w:pPr>
        <w:pStyle w:val="Heading2"/>
        <w:ind w:left="-5"/>
      </w:pPr>
      <w:r>
        <w:t>Why Early Maps Matter</w:t>
      </w:r>
    </w:p>
    <w:p w14:paraId="6BB2C03A" w14:textId="77777777" w:rsidR="00064EE2" w:rsidRDefault="00000000">
      <w:pPr>
        <w:ind w:left="-5" w:right="15"/>
      </w:pPr>
      <w:r>
        <w:t>If a belief is installed before a person has the tools to examine it, it can become part of the background against which later claims are judged. That makes childhood unusually important, but not uniquely determinative. Adults can and do revise deep beliefs; the cost is simply higher when the belief is tied to family, identity, work, community, or years already spent.</w:t>
      </w:r>
    </w:p>
    <w:p w14:paraId="43857252" w14:textId="77777777" w:rsidR="00064EE2" w:rsidRDefault="00000000">
      <w:pPr>
        <w:spacing w:after="259"/>
        <w:ind w:left="-5" w:right="15"/>
      </w:pPr>
      <w:r>
        <w:t>That is the ethical reason I distrust any method that tries to bypass a person’s own examination, whether the method is religious, political, commercial, therapeutic, or technological. Children deserve tools for checking maps, not a replacement map smuggled in under the promise of liberation. Adults deserve the same respect.</w:t>
      </w:r>
    </w:p>
    <w:p w14:paraId="717F9A5D"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38112" behindDoc="0" locked="0" layoutInCell="1" allowOverlap="1" wp14:anchorId="18EA4AE2" wp14:editId="6F4772FA">
                <wp:simplePos x="0" y="0"/>
                <wp:positionH relativeFrom="column">
                  <wp:posOffset>237744</wp:posOffset>
                </wp:positionH>
                <wp:positionV relativeFrom="paragraph">
                  <wp:posOffset>-23100</wp:posOffset>
                </wp:positionV>
                <wp:extent cx="14288" cy="728370"/>
                <wp:effectExtent l="0" t="0" r="0" b="0"/>
                <wp:wrapSquare wrapText="bothSides"/>
                <wp:docPr id="63674" name="Group 63674"/>
                <wp:cNvGraphicFramePr/>
                <a:graphic xmlns:a="http://schemas.openxmlformats.org/drawingml/2006/main">
                  <a:graphicData uri="http://schemas.microsoft.com/office/word/2010/wordprocessingGroup">
                    <wpg:wgp>
                      <wpg:cNvGrpSpPr/>
                      <wpg:grpSpPr>
                        <a:xfrm>
                          <a:off x="0" y="0"/>
                          <a:ext cx="14288" cy="728370"/>
                          <a:chOff x="0" y="0"/>
                          <a:chExt cx="14288" cy="728370"/>
                        </a:xfrm>
                      </wpg:grpSpPr>
                      <wps:wsp>
                        <wps:cNvPr id="67596" name="Shape 67596"/>
                        <wps:cNvSpPr/>
                        <wps:spPr>
                          <a:xfrm>
                            <a:off x="0"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674" style="width:1.125pt;height:57.352pt;position:absolute;mso-position-horizontal-relative:text;mso-position-horizontal:absolute;margin-left:18.72pt;mso-position-vertical-relative:text;margin-top:-1.81897pt;" coordsize="142,7283">
                <v:shape id="Shape 67597" style="position:absolute;width:142;height:7283;left:0;top:0;" coordsize="14288,728370" path="m0,0l14288,0l14288,728370l0,728370l0,0">
                  <v:stroke weight="0pt" endcap="flat" joinstyle="miter" miterlimit="10" on="false" color="#000000" opacity="0"/>
                  <v:fill on="true" color="#999999"/>
                </v:shape>
                <w10:wrap type="square"/>
              </v:group>
            </w:pict>
          </mc:Fallback>
        </mc:AlternateContent>
      </w:r>
      <w:r>
        <w:rPr>
          <w:i/>
          <w:color w:val="333333"/>
        </w:rPr>
        <w:t>Anything powerful enough to change what a person believes is powerful enough to be misused. The protection is not that the new teacher has better intentions. It is that the person doing the looking remains the one who chose to look.</w:t>
      </w:r>
    </w:p>
    <w:p w14:paraId="4751D52D" w14:textId="77777777" w:rsidR="00064EE2" w:rsidRDefault="00000000">
      <w:pPr>
        <w:pStyle w:val="Heading2"/>
        <w:ind w:left="-5"/>
      </w:pPr>
      <w:r>
        <w:t>The Conclusions You Reached Yourself</w:t>
      </w:r>
    </w:p>
    <w:p w14:paraId="296BEEB3" w14:textId="77777777" w:rsidR="00064EE2" w:rsidRDefault="00000000">
      <w:pPr>
        <w:ind w:left="-5" w:right="15"/>
      </w:pPr>
      <w:r>
        <w:t>The hardest belief in the world to change is the one nobody told you.</w:t>
      </w:r>
    </w:p>
    <w:p w14:paraId="2CB10A37" w14:textId="77777777" w:rsidR="00064EE2" w:rsidRDefault="00000000">
      <w:pPr>
        <w:ind w:left="-5" w:right="15"/>
      </w:pPr>
      <w:r>
        <w:t>Somewhere along the line you looked at two things and decided, on your own, that this one is better than that one. Nobody sold it to you. You worked it out, and because you worked it out, it does not sit in your mind as somebody’s claim. It sits there as something you know, and it has your own reasoning attached to it, and defending it feels like defending your ability to think.</w:t>
      </w:r>
    </w:p>
    <w:p w14:paraId="1EE1BADF" w14:textId="77777777" w:rsidR="00064EE2" w:rsidRDefault="00000000">
      <w:pPr>
        <w:spacing w:after="259"/>
        <w:ind w:left="-5" w:right="15"/>
      </w:pPr>
      <w:r>
        <w:t>That is why a person will let go of an inherited doctrine faster than a personal conclusion. The doctrine can be blamed on whoever handed it over. The conclusion cannot. To drop it, you have to accept that the machinery you use for working things out produced a wrong answer, and then keep using that same machinery afterward.</w:t>
      </w:r>
    </w:p>
    <w:p w14:paraId="54CABD26"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39136" behindDoc="0" locked="0" layoutInCell="1" allowOverlap="1" wp14:anchorId="2312C779" wp14:editId="227B411B">
                <wp:simplePos x="0" y="0"/>
                <wp:positionH relativeFrom="column">
                  <wp:posOffset>237744</wp:posOffset>
                </wp:positionH>
                <wp:positionV relativeFrom="paragraph">
                  <wp:posOffset>-23099</wp:posOffset>
                </wp:positionV>
                <wp:extent cx="14288" cy="910463"/>
                <wp:effectExtent l="0" t="0" r="0" b="0"/>
                <wp:wrapSquare wrapText="bothSides"/>
                <wp:docPr id="63540" name="Group 63540"/>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98" name="Shape 67598"/>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540" style="width:1.125pt;height:71.69pt;position:absolute;mso-position-horizontal-relative:text;mso-position-horizontal:absolute;margin-left:18.72pt;mso-position-vertical-relative:text;margin-top:-1.81889pt;" coordsize="142,9104">
                <v:shape id="Shape 67599"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This is where stubbornness actually comes from, and it is worth being gentle about, because it is not arrogance. It is a person protecting the only instrument they have. The more independently a wrong idea was arrived at, the more it costs to give up, which means the people hardest to reach are frequently the ones who did the most thinking.</w:t>
      </w:r>
    </w:p>
    <w:p w14:paraId="00C7473B" w14:textId="77777777" w:rsidR="00064EE2" w:rsidRDefault="00000000">
      <w:pPr>
        <w:spacing w:after="259"/>
        <w:ind w:left="-5" w:right="15"/>
      </w:pPr>
      <w:r>
        <w:t>I know this because it is what happened to me at forty-eight, and it took three hours and it should not have taken forty-eight years. What made the difference was not new evidence. Most of what undid it had been available the entire time. What made the difference was that I finally looked at something without already knowing what I was going to find.</w:t>
      </w:r>
    </w:p>
    <w:p w14:paraId="78044F8A"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40160" behindDoc="0" locked="0" layoutInCell="1" allowOverlap="1" wp14:anchorId="6D7D5B9C" wp14:editId="7D304F5A">
                <wp:simplePos x="0" y="0"/>
                <wp:positionH relativeFrom="column">
                  <wp:posOffset>237744</wp:posOffset>
                </wp:positionH>
                <wp:positionV relativeFrom="paragraph">
                  <wp:posOffset>-23099</wp:posOffset>
                </wp:positionV>
                <wp:extent cx="14288" cy="728370"/>
                <wp:effectExtent l="0" t="0" r="0" b="0"/>
                <wp:wrapSquare wrapText="bothSides"/>
                <wp:docPr id="63541" name="Group 63541"/>
                <wp:cNvGraphicFramePr/>
                <a:graphic xmlns:a="http://schemas.openxmlformats.org/drawingml/2006/main">
                  <a:graphicData uri="http://schemas.microsoft.com/office/word/2010/wordprocessingGroup">
                    <wpg:wgp>
                      <wpg:cNvGrpSpPr/>
                      <wpg:grpSpPr>
                        <a:xfrm>
                          <a:off x="0" y="0"/>
                          <a:ext cx="14288" cy="728370"/>
                          <a:chOff x="0" y="0"/>
                          <a:chExt cx="14288" cy="728370"/>
                        </a:xfrm>
                      </wpg:grpSpPr>
                      <wps:wsp>
                        <wps:cNvPr id="67600" name="Shape 67600"/>
                        <wps:cNvSpPr/>
                        <wps:spPr>
                          <a:xfrm>
                            <a:off x="0"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541" style="width:1.125pt;height:57.352pt;position:absolute;mso-position-horizontal-relative:text;mso-position-horizontal:absolute;margin-left:18.72pt;mso-position-vertical-relative:text;margin-top:-1.81888pt;" coordsize="142,7283">
                <v:shape id="Shape 67601" style="position:absolute;width:142;height:7283;left:0;top:0;" coordsize="14288,728370" path="m0,0l14288,0l14288,728370l0,728370l0,0">
                  <v:stroke weight="0pt" endcap="flat" joinstyle="miter" miterlimit="10" on="false" color="#000000" opacity="0"/>
                  <v:fill on="true" color="#999999"/>
                </v:shape>
                <w10:wrap type="square"/>
              </v:group>
            </w:pict>
          </mc:Fallback>
        </mc:AlternateContent>
      </w:r>
      <w:r>
        <w:rPr>
          <w:i/>
          <w:color w:val="333333"/>
        </w:rPr>
        <w:t>They have to see it themselves. Nobody can be argued out of a map. You can only put something in front of a person and let them look, and most people will decline, and that is not stupidity or cowardice. It is the honest arithmetic of what leaving costs them.</w:t>
      </w:r>
    </w:p>
    <w:p w14:paraId="586C484F" w14:textId="77777777" w:rsidR="00064EE2" w:rsidRDefault="00000000">
      <w:pPr>
        <w:spacing w:after="370"/>
        <w:ind w:left="-5" w:right="15"/>
      </w:pPr>
      <w:r>
        <w:t>I tried anyway, badly, because I had no vocabulary for it yet. This book is the vocabulary I did not have on those calls.</w:t>
      </w:r>
    </w:p>
    <w:p w14:paraId="4D1EE8B9" w14:textId="77777777" w:rsidR="00064EE2" w:rsidRDefault="00000000">
      <w:pPr>
        <w:pStyle w:val="Heading2"/>
        <w:ind w:left="-5"/>
      </w:pPr>
      <w:r>
        <w:t>Two Things That Would Not Come Apart</w:t>
      </w:r>
    </w:p>
    <w:p w14:paraId="35D2DBDF" w14:textId="77777777" w:rsidR="00064EE2" w:rsidRDefault="00000000">
      <w:pPr>
        <w:ind w:left="-5" w:right="15"/>
      </w:pPr>
      <w:r>
        <w:t>Two arguments arrived early and I could not make either of them go away.</w:t>
      </w:r>
    </w:p>
    <w:p w14:paraId="7549CB9B" w14:textId="77777777" w:rsidR="00064EE2" w:rsidRDefault="00000000">
      <w:pPr>
        <w:ind w:left="-5" w:right="15"/>
      </w:pPr>
      <w:r>
        <w:t>The first is about heaven.</w:t>
      </w:r>
    </w:p>
    <w:p w14:paraId="2B14F218" w14:textId="77777777" w:rsidR="00064EE2" w:rsidRDefault="00000000">
      <w:pPr>
        <w:ind w:left="-5" w:right="15"/>
      </w:pPr>
      <w:r>
        <w:t>Suppose there is a heaven, and everyone in it experiences perfect love and perfect happiness. Suppose there is also a hell, and somebody is in it.</w:t>
      </w:r>
    </w:p>
    <w:p w14:paraId="5D985510" w14:textId="77777777" w:rsidR="00064EE2" w:rsidRDefault="00000000">
      <w:pPr>
        <w:ind w:left="-5" w:right="15"/>
      </w:pPr>
      <w:r>
        <w:t>Now suppose one person in heaven has a loved one in hell. They cannot be perfectly happy. Not while someone they love is suffering without end, and not unless you remove the love, in which case it is not heaven either.</w:t>
      </w:r>
    </w:p>
    <w:p w14:paraId="3804388E" w14:textId="77777777" w:rsidR="00064EE2" w:rsidRDefault="00000000">
      <w:pPr>
        <w:spacing w:after="259"/>
        <w:ind w:left="-5" w:right="15"/>
      </w:pPr>
      <w:r>
        <w:t>Then follow it. Somebody else in heaven loves that person, and now sees them suffering. Which makes them suffer. Which is seen by the next person, who loves them.</w:t>
      </w:r>
    </w:p>
    <w:p w14:paraId="14FA6F16"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41184" behindDoc="0" locked="0" layoutInCell="1" allowOverlap="1" wp14:anchorId="41612E40" wp14:editId="48381F25">
                <wp:simplePos x="0" y="0"/>
                <wp:positionH relativeFrom="column">
                  <wp:posOffset>237744</wp:posOffset>
                </wp:positionH>
                <wp:positionV relativeFrom="paragraph">
                  <wp:posOffset>-23099</wp:posOffset>
                </wp:positionV>
                <wp:extent cx="14288" cy="728370"/>
                <wp:effectExtent l="0" t="0" r="0" b="0"/>
                <wp:wrapSquare wrapText="bothSides"/>
                <wp:docPr id="63598" name="Group 63598"/>
                <wp:cNvGraphicFramePr/>
                <a:graphic xmlns:a="http://schemas.openxmlformats.org/drawingml/2006/main">
                  <a:graphicData uri="http://schemas.microsoft.com/office/word/2010/wordprocessingGroup">
                    <wpg:wgp>
                      <wpg:cNvGrpSpPr/>
                      <wpg:grpSpPr>
                        <a:xfrm>
                          <a:off x="0" y="0"/>
                          <a:ext cx="14288" cy="728370"/>
                          <a:chOff x="0" y="0"/>
                          <a:chExt cx="14288" cy="728370"/>
                        </a:xfrm>
                      </wpg:grpSpPr>
                      <wps:wsp>
                        <wps:cNvPr id="67602" name="Shape 67602"/>
                        <wps:cNvSpPr/>
                        <wps:spPr>
                          <a:xfrm>
                            <a:off x="0"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598" style="width:1.125pt;height:57.352pt;position:absolute;mso-position-horizontal-relative:text;mso-position-horizontal:absolute;margin-left:18.72pt;mso-position-vertical-relative:text;margin-top:-1.81889pt;" coordsize="142,7283">
                <v:shape id="Shape 67603" style="position:absolute;width:142;height:7283;left:0;top:0;" coordsize="14288,728370" path="m0,0l14288,0l14288,728370l0,728370l0,0">
                  <v:stroke weight="0pt" endcap="flat" joinstyle="miter" miterlimit="10" on="false" color="#000000" opacity="0"/>
                  <v:fill on="true" color="#999999"/>
                </v:shape>
                <w10:wrap type="square"/>
              </v:group>
            </w:pict>
          </mc:Fallback>
        </mc:AlternateContent>
      </w:r>
      <w:r>
        <w:rPr>
          <w:i/>
          <w:color w:val="333333"/>
        </w:rPr>
        <w:t>The suffering propagates through the entire population, because love is exactly the mechanism that transmits it. One soul in hell is sufficient. Either heaven is not perfectly happy, or nobody in it loves anybody, and neither of those is heaven. The place cannot exist as described.</w:t>
      </w:r>
    </w:p>
    <w:p w14:paraId="66846E1D" w14:textId="77777777" w:rsidR="00064EE2" w:rsidRDefault="00000000">
      <w:pPr>
        <w:ind w:left="-5" w:right="15"/>
      </w:pPr>
      <w:r>
        <w:t>That is not an attack on faith. It is one afternoon of thinking about a claim that had been repeated to me for four decades by people who had never once sat down and followed it through.</w:t>
      </w:r>
    </w:p>
    <w:p w14:paraId="0181478C" w14:textId="77777777" w:rsidR="00064EE2" w:rsidRDefault="00000000">
      <w:pPr>
        <w:ind w:left="-5" w:right="15"/>
      </w:pPr>
      <w:r>
        <w:t>The second is about conditions.</w:t>
      </w:r>
    </w:p>
    <w:p w14:paraId="57A286BF" w14:textId="77777777" w:rsidR="00064EE2" w:rsidRDefault="00000000">
      <w:pPr>
        <w:ind w:left="-5" w:right="15"/>
      </w:pPr>
      <w:r>
        <w:t>I started asking people in my life a simple question. Are there conditions on God’s love?</w:t>
      </w:r>
    </w:p>
    <w:p w14:paraId="111832C5" w14:textId="77777777" w:rsidR="00064EE2" w:rsidRDefault="00000000">
      <w:pPr>
        <w:ind w:left="-5" w:right="15"/>
      </w:pPr>
      <w:r>
        <w:t>The answer was always the same, and it was immediate and warm. No. God loves you unconditionally. There is nothing you could do that he would not forgive.</w:t>
      </w:r>
    </w:p>
    <w:p w14:paraId="6860654A" w14:textId="77777777" w:rsidR="00064EE2" w:rsidRDefault="00000000">
      <w:pPr>
        <w:ind w:left="-5" w:right="15"/>
      </w:pPr>
      <w:r>
        <w:t>Then I counted the conditions. There are at least ten in one list. In the tradition I grew up in there are more: be baptized, attend the temple, and pay your tithing, and that last one is not optional, because without it you cannot reach the highest kingdom. Money, for heaven, stated plainly, in a building with an accounting department.</w:t>
      </w:r>
    </w:p>
    <w:p w14:paraId="551AAACA" w14:textId="77777777" w:rsidR="00064EE2" w:rsidRDefault="00000000">
      <w:pPr>
        <w:ind w:left="-5" w:right="15"/>
      </w:pPr>
      <w:r>
        <w:t>So I tried it against the only standard I actually trust, which is what I would do as a parent.</w:t>
      </w:r>
    </w:p>
    <w:p w14:paraId="7B16D83A" w14:textId="77777777" w:rsidR="00064EE2" w:rsidRDefault="00000000">
      <w:pPr>
        <w:ind w:left="-5" w:right="15"/>
      </w:pPr>
      <w:r>
        <w:t>Suppose one of my children did the worst thing I can imagine. Suppose they hurt one of my other children badly. What would I do, standing in front of the judge?</w:t>
      </w:r>
    </w:p>
    <w:p w14:paraId="367228E6" w14:textId="77777777" w:rsidR="00064EE2" w:rsidRDefault="00000000">
      <w:pPr>
        <w:ind w:left="-5" w:right="15"/>
      </w:pPr>
      <w:r>
        <w:t>I would beg. I would say it was a mistake, that they did not mean it, that they are young, that there is something in them worth saving. I would ask for chances, plural. I would ask for a sentence that ends. If there were any possibility at all, I would ask to take them home, and I would spend the rest of my life on it, and I would not stop after one attempt, or ten.</w:t>
      </w:r>
    </w:p>
    <w:p w14:paraId="5497D4E6" w14:textId="77777777" w:rsidR="00064EE2" w:rsidRDefault="00000000">
      <w:pPr>
        <w:spacing w:after="259"/>
        <w:ind w:left="-5" w:right="15"/>
      </w:pPr>
      <w:r>
        <w:t>That is an ordinary parent. Nothing exceptional. Any decent person in that chair does the same thing.</w:t>
      </w:r>
    </w:p>
    <w:p w14:paraId="5FCF511F"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42208" behindDoc="0" locked="0" layoutInCell="1" allowOverlap="1" wp14:anchorId="2C0FBCBD" wp14:editId="72C86085">
                <wp:simplePos x="0" y="0"/>
                <wp:positionH relativeFrom="column">
                  <wp:posOffset>237744</wp:posOffset>
                </wp:positionH>
                <wp:positionV relativeFrom="paragraph">
                  <wp:posOffset>-23099</wp:posOffset>
                </wp:positionV>
                <wp:extent cx="14288" cy="910463"/>
                <wp:effectExtent l="0" t="0" r="0" b="0"/>
                <wp:wrapSquare wrapText="bothSides"/>
                <wp:docPr id="63599" name="Group 63599"/>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604" name="Shape 67604"/>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599" style="width:1.125pt;height:71.69pt;position:absolute;mso-position-horizontal-relative:text;mso-position-horizontal:absolute;margin-left:18.72pt;mso-position-vertical-relative:text;margin-top:-1.81892pt;" coordsize="142,9104">
                <v:shape id="Shape 67605"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And the God I was taught does not do that. The sentence has no end, no appeal, and no ceiling on the suffering. In the tradition I was raised in you do not even get a hearing, because you cannot be in his presence, so you meet an intermediary who tells you that you are not clean enough to proceed.</w:t>
      </w:r>
    </w:p>
    <w:p w14:paraId="2F67FCBC" w14:textId="77777777" w:rsidR="00064EE2" w:rsidRDefault="00000000">
      <w:pPr>
        <w:ind w:left="-5" w:right="15"/>
      </w:pPr>
      <w:r>
        <w:t>I read the passage again about what happens to those who do not repent, and how great the suffering is, and that the one delivering the judgment describes his own suffering as so severe it caused him to bleed from every pore. And I sat there and thought: where is the mercy in this. Where is the endless love. I would do better for my own child, and I am nothing, and I would not need to be asked.</w:t>
      </w:r>
    </w:p>
    <w:p w14:paraId="43579668" w14:textId="77777777" w:rsidR="00064EE2" w:rsidRDefault="00000000">
      <w:pPr>
        <w:spacing w:after="372"/>
        <w:ind w:left="-5" w:right="15"/>
      </w:pPr>
      <w:r>
        <w:t>Once you have seen that comparison you cannot un-see it.</w:t>
      </w:r>
    </w:p>
    <w:p w14:paraId="1231F305" w14:textId="77777777" w:rsidR="00064EE2" w:rsidRDefault="00000000">
      <w:pPr>
        <w:pStyle w:val="Heading2"/>
        <w:ind w:left="-5"/>
      </w:pPr>
      <w:r>
        <w:t>The Two Years</w:t>
      </w:r>
    </w:p>
    <w:p w14:paraId="2144B520" w14:textId="77777777" w:rsidR="00064EE2" w:rsidRDefault="00000000">
      <w:pPr>
        <w:ind w:left="-5" w:right="15"/>
      </w:pPr>
      <w:r>
        <w:t>Then I went and learned everything I could, and that became the job.</w:t>
      </w:r>
    </w:p>
    <w:p w14:paraId="63E549D7" w14:textId="77777777" w:rsidR="00064EE2" w:rsidRDefault="00000000">
      <w:pPr>
        <w:ind w:left="-5" w:right="15"/>
      </w:pPr>
      <w:r>
        <w:t>Chemistry, quantum physics, biology, evolution, geology, astrophysics. I read and asked and read again, and I watched everything Veritasium put out and then everything after that. It happened mostly in a garage, alone, listening, one thing after the next with no stopping point.</w:t>
      </w:r>
    </w:p>
    <w:p w14:paraId="6E4EA64D" w14:textId="77777777" w:rsidR="00064EE2" w:rsidRDefault="00000000">
      <w:pPr>
        <w:ind w:left="-5" w:right="15"/>
      </w:pPr>
      <w:r>
        <w:t>I acquired new favorite people. That sounds small and it is not. I had teachers and figures I had looked up to my whole life, and I had to replace them, and I did, with physicists and biologists and philosophers who were describing things that could be checked. It gave me exactly the thing religion had been giving me, and it gave it for reasons that survive inspection.</w:t>
      </w:r>
    </w:p>
    <w:p w14:paraId="5A4ED913" w14:textId="77777777" w:rsidR="00064EE2" w:rsidRDefault="00000000">
      <w:pPr>
        <w:ind w:left="-5" w:right="15"/>
      </w:pPr>
      <w:r>
        <w:t>Some of what landed hardest was about time.</w:t>
      </w:r>
    </w:p>
    <w:p w14:paraId="1DEA868B" w14:textId="77777777" w:rsidR="00064EE2" w:rsidRDefault="00000000">
      <w:pPr>
        <w:ind w:left="-5" w:right="15"/>
      </w:pPr>
      <w:r>
        <w:t>Volcanic ash settles and locks the magnetic orientation of the moment into the rock, and read enough layers and you can watch the poles wander back and forth across the history of the planet. Light from distant galaxies arrives stretched toward red, and the stretch tells you how long it has been traveling and what has been happening to the space in between.</w:t>
      </w:r>
    </w:p>
    <w:p w14:paraId="493857C4" w14:textId="77777777" w:rsidR="00064EE2" w:rsidRDefault="00000000">
      <w:pPr>
        <w:ind w:left="-5" w:right="15"/>
      </w:pPr>
      <w:r>
        <w:t>In Denver, a museum drilled a bore hole for a parking structure and someone had the sense to take a core sample on the way down. Seven hundred and fifty feet below a parking lot they found dinosaur material and evidence of tropical vegetation. Not in a canyon or a dig site. Under the parking lot. That whole world is directly beneath an ordinary afternoon in a city, and nobody standing on the surface has any sense of it at all.</w:t>
      </w:r>
    </w:p>
    <w:p w14:paraId="118BC8CE" w14:textId="77777777" w:rsidR="00064EE2" w:rsidRDefault="00000000">
      <w:pPr>
        <w:ind w:left="-5" w:right="15"/>
      </w:pPr>
      <w:r>
        <w:t>The problem is that these numbers cannot be felt, and I found only one way to make it land.</w:t>
      </w:r>
    </w:p>
    <w:p w14:paraId="3AA34F11" w14:textId="77777777" w:rsidR="00064EE2" w:rsidRDefault="00000000">
      <w:pPr>
        <w:spacing w:after="259"/>
        <w:ind w:left="-5" w:right="15"/>
      </w:pPr>
      <w:r>
        <w:t>Imagine a person whose entire life savings, everything they have ever held at once, is eighty dollars. It came in slowly, a coin at a time, and that is the whole scale of their experience. Now ask them to feel the difference between a million dollars and a billion. They cannot. Both are simply large, and the gap between them is invisible from where they are standing.</w:t>
      </w:r>
    </w:p>
    <w:p w14:paraId="261D1CEA"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43232" behindDoc="0" locked="0" layoutInCell="1" allowOverlap="1" wp14:anchorId="0C2BC18F" wp14:editId="05AD4C84">
                <wp:simplePos x="0" y="0"/>
                <wp:positionH relativeFrom="column">
                  <wp:posOffset>237744</wp:posOffset>
                </wp:positionH>
                <wp:positionV relativeFrom="paragraph">
                  <wp:posOffset>-23099</wp:posOffset>
                </wp:positionV>
                <wp:extent cx="14288" cy="1274648"/>
                <wp:effectExtent l="0" t="0" r="0" b="0"/>
                <wp:wrapSquare wrapText="bothSides"/>
                <wp:docPr id="63672" name="Group 63672"/>
                <wp:cNvGraphicFramePr/>
                <a:graphic xmlns:a="http://schemas.openxmlformats.org/drawingml/2006/main">
                  <a:graphicData uri="http://schemas.microsoft.com/office/word/2010/wordprocessingGroup">
                    <wpg:wgp>
                      <wpg:cNvGrpSpPr/>
                      <wpg:grpSpPr>
                        <a:xfrm>
                          <a:off x="0" y="0"/>
                          <a:ext cx="14288" cy="1274648"/>
                          <a:chOff x="0" y="0"/>
                          <a:chExt cx="14288" cy="1274648"/>
                        </a:xfrm>
                      </wpg:grpSpPr>
                      <wps:wsp>
                        <wps:cNvPr id="67606" name="Shape 67606"/>
                        <wps:cNvSpPr/>
                        <wps:spPr>
                          <a:xfrm>
                            <a:off x="0" y="0"/>
                            <a:ext cx="14288" cy="1274648"/>
                          </a:xfrm>
                          <a:custGeom>
                            <a:avLst/>
                            <a:gdLst/>
                            <a:ahLst/>
                            <a:cxnLst/>
                            <a:rect l="0" t="0" r="0" b="0"/>
                            <a:pathLst>
                              <a:path w="14288" h="1274648">
                                <a:moveTo>
                                  <a:pt x="0" y="0"/>
                                </a:moveTo>
                                <a:lnTo>
                                  <a:pt x="14288" y="0"/>
                                </a:lnTo>
                                <a:lnTo>
                                  <a:pt x="14288" y="1274648"/>
                                </a:lnTo>
                                <a:lnTo>
                                  <a:pt x="0" y="127464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672" style="width:1.125pt;height:100.366pt;position:absolute;mso-position-horizontal-relative:text;mso-position-horizontal:absolute;margin-left:18.72pt;mso-position-vertical-relative:text;margin-top:-1.81891pt;" coordsize="142,12746">
                <v:shape id="Shape 67607" style="position:absolute;width:142;height:12746;left:0;top:0;" coordsize="14288,1274648" path="m0,0l14288,0l14288,1274648l0,1274648l0,0">
                  <v:stroke weight="0pt" endcap="flat" joinstyle="miter" miterlimit="10" on="false" color="#000000" opacity="0"/>
                  <v:fill on="true" color="#999999"/>
                </v:shape>
                <w10:wrap type="square"/>
              </v:group>
            </w:pict>
          </mc:Fallback>
        </mc:AlternateContent>
      </w:r>
      <w:commentRangeStart w:id="61"/>
      <w:r>
        <w:rPr>
          <w:i/>
          <w:color w:val="333333"/>
        </w:rPr>
        <w:t xml:space="preserve">That is exactly our position with time. </w:t>
      </w:r>
      <w:del w:id="9122" w:author="Perplexity Computer" w:date="2026-08-23T11:00:00Z">
        <w:r>
          <w:rPr>
            <w:i/>
            <w:color w:val="333333"/>
          </w:rPr>
          <w:delText>We hold eighty years and we are asked to feel fifty million, and we cannot</w:delText>
        </w:r>
      </w:del>
      <w:ins w:id="9123" w:author="Perplexity Computer" w:date="2026-08-23T11:00:00Z">
        <w:r>
          <w:rPr>
            <w:i/>
            <w:color w:val="333333"/>
          </w:rPr>
          <w:t>We hold eighty years and we are asked to feel four and a half billion, and we cannot</w:t>
        </w:r>
      </w:ins>
      <w:r>
        <w:rPr>
          <w:i/>
          <w:color w:val="333333"/>
        </w:rPr>
        <w:t>, so we do the only thing available: we shrink it to something we can carry. And a shrunken universe produces exactly the objections you would expect. How could we have come from apes. Where are the missing links. Those are not stupid questions. They are the questions of a person holding eighty dollars trying to reason about a billion.</w:t>
      </w:r>
      <w:commentRangeEnd w:id="61"/>
      <w:r>
        <w:rPr>
          <w:rStyle w:val="CommentReference"/>
        </w:rPr>
        <w:commentReference w:id="61"/>
      </w:r>
    </w:p>
    <w:p w14:paraId="45EAF966" w14:textId="77777777" w:rsidR="00064EE2" w:rsidRDefault="00000000">
      <w:pPr>
        <w:ind w:left="-5" w:right="15"/>
      </w:pPr>
      <w:r>
        <w:t>The science answers them almost immediately once the scale is real. That was the part that took me by surprise. Not that the answers existed, but how quickly they arrived and how little strain they required once I stopped trying to fit them into a frame that had been built to exclude them.</w:t>
      </w:r>
    </w:p>
    <w:p w14:paraId="626EA754" w14:textId="77777777" w:rsidR="00064EE2" w:rsidRDefault="00000000">
      <w:pPr>
        <w:ind w:left="-5" w:right="15"/>
      </w:pPr>
      <w:r>
        <w:t>Some of that became another book, Alpha and Omega, which is mostly not my own words. It is a compilation of what is already established, arranged: that there is no such thing as light in the way we imagine it, only electromagnetic waves that our eyes cannot see and that the brain converts into an image; that the universe is silent, and what we call sound is vibration interpreted by an organ built for the purpose; that the brain sits in a sealed dark chamber and has never once made direct contact with the world it is confident it perceives.</w:t>
      </w:r>
    </w:p>
    <w:p w14:paraId="4A162339" w14:textId="77777777" w:rsidR="00064EE2" w:rsidRDefault="00000000">
      <w:pPr>
        <w:spacing w:after="0"/>
        <w:ind w:left="-5" w:right="15"/>
      </w:pPr>
      <w:commentRangeStart w:id="62"/>
      <w:del w:id="9124" w:author="Perplexity Computer" w:date="2026-08-23T11:00:00Z">
        <w:r>
          <w:delText>One thing to be clear about before you start.</w:delText>
        </w:r>
      </w:del>
      <w:ins w:id="9125" w:author="Perplexity Computer" w:date="2026-08-23T11:00:00Z">
        <w:r>
          <w:t>One thing to be clear about.</w:t>
        </w:r>
      </w:ins>
      <w:r>
        <w:t xml:space="preserve"> This is not original research and does not pretend to be. It is a point of view. Heraclitus, Epictetus, Spinoza,</w:t>
      </w:r>
      <w:commentRangeEnd w:id="62"/>
      <w:r>
        <w:rPr>
          <w:rStyle w:val="CommentReference"/>
        </w:rPr>
        <w:commentReference w:id="62"/>
      </w:r>
    </w:p>
    <w:p w14:paraId="4E521627" w14:textId="77777777" w:rsidR="00064EE2" w:rsidRDefault="00000000">
      <w:pPr>
        <w:ind w:left="-5" w:right="15"/>
      </w:pPr>
      <w:r>
        <w:t>Schopenhauer, James, Jung, Campbell, Watts and a great deal of current biology, arranged until a pattern shows. I am not teaching anything new. I am pointing at something that has been said in a dozen languages across twenty-four centuries, and showing where the pieces line up.</w:t>
      </w:r>
      <w:r>
        <w:br w:type="page"/>
      </w:r>
    </w:p>
    <w:p w14:paraId="3E28A4D8" w14:textId="77777777" w:rsidR="00064EE2" w:rsidRDefault="00000000">
      <w:pPr>
        <w:pStyle w:val="Heading2"/>
        <w:ind w:left="-5"/>
      </w:pPr>
      <w:r>
        <w:t>NOTES</w:t>
      </w:r>
    </w:p>
    <w:p w14:paraId="3848C1AB" w14:textId="77777777" w:rsidR="00064EE2" w:rsidRDefault="00000000">
      <w:pPr>
        <w:ind w:left="-5" w:right="15"/>
      </w:pPr>
      <w:commentRangeStart w:id="63"/>
      <w:del w:id="9126" w:author="Perplexity Computer" w:date="2026-08-23T11:00:00Z">
        <w:r>
          <w:delText>Numbered notes correspond to markers in the text.</w:delText>
        </w:r>
      </w:del>
      <w:ins w:id="9127" w:author="Perplexity Computer" w:date="2026-08-23T11:00:00Z">
        <w:r>
          <w:t>Notes are listed in chapter order and are keyed to the numbered markers in the text.</w:t>
        </w:r>
      </w:ins>
      <w:r>
        <w:t xml:space="preserve"> Where a note distinguishes the strength or category of a claim, it says so in small capitals at the end.</w:t>
      </w:r>
      <w:commentRangeEnd w:id="63"/>
      <w:r>
        <w:rPr>
          <w:rStyle w:val="CommentReference"/>
        </w:rPr>
        <w:commentReference w:id="63"/>
      </w:r>
    </w:p>
    <w:p w14:paraId="5A3A96BC" w14:textId="77777777" w:rsidR="00064EE2" w:rsidRDefault="00000000">
      <w:pPr>
        <w:numPr>
          <w:ilvl w:val="0"/>
          <w:numId w:val="1"/>
        </w:numPr>
        <w:spacing w:after="142" w:line="259" w:lineRule="auto"/>
        <w:ind w:hanging="202"/>
      </w:pPr>
      <w:r>
        <w:rPr>
          <w:b/>
        </w:rPr>
        <w:t>Opening: The Sign</w:t>
      </w:r>
    </w:p>
    <w:p w14:paraId="14B58D6E" w14:textId="77777777" w:rsidR="00064EE2" w:rsidRDefault="00000000">
      <w:pPr>
        <w:ind w:left="-5" w:right="15"/>
      </w:pPr>
      <w:r>
        <w:t>Plato gives the accusation as corrupting the young and failing to recognize the gods recognized by the city while introducing new divine or spiritual things. Plato, Apology 24b–c. The restraining sign is discussed at Apology 31c–d, and the silence at the trial at Apology 40a–c. The biological reading offered here is the author’s retrospective synthesis; Plato’s text establishes Socrates’ report and his own interpretation of it, not a mitochondrial diagnosis. Perseus Digital Library, perseus.tufts.edu. HISTORICAL RECONSTRUCTION; AUTHOR’S SYNTHESIS.</w:t>
      </w:r>
    </w:p>
    <w:p w14:paraId="13FF745A" w14:textId="77777777" w:rsidR="00064EE2" w:rsidRDefault="00000000">
      <w:pPr>
        <w:numPr>
          <w:ilvl w:val="0"/>
          <w:numId w:val="1"/>
        </w:numPr>
        <w:spacing w:after="142" w:line="259" w:lineRule="auto"/>
        <w:ind w:hanging="202"/>
      </w:pPr>
      <w:r>
        <w:rPr>
          <w:b/>
        </w:rPr>
        <w:t>Opening: God of the gaps</w:t>
      </w:r>
    </w:p>
    <w:p w14:paraId="4A1F6DCC" w14:textId="77777777" w:rsidR="00064EE2" w:rsidRDefault="00000000">
      <w:pPr>
        <w:spacing w:after="0"/>
        <w:ind w:left="-5" w:right="15"/>
      </w:pPr>
      <w:r>
        <w:t>Henry Drummond used the image in his 1893 Lowell Lectures, published as The Ascent of Man (1894), writing of reverent minds who scan Nature and Science in search of gaps which they will fill up with God. Charles A. Coulson gave the phrase its permanent form in Science and Christian Belief (1955), observing that gaps of this sort have the unpreventable habit of shrinking. ESTABLISHED</w:t>
      </w:r>
    </w:p>
    <w:p w14:paraId="32C4016E" w14:textId="77777777" w:rsidR="00064EE2" w:rsidRDefault="00000000">
      <w:pPr>
        <w:ind w:left="-5" w:right="15"/>
      </w:pPr>
      <w:commentRangeStart w:id="64"/>
      <w:del w:id="9128" w:author="Perplexity Computer" w:date="2026-08-23T11:00:00Z">
        <w:r>
          <w:delText>SOURCE.</w:delText>
        </w:r>
      </w:del>
      <w:ins w:id="9129" w:author="Perplexity Computer" w:date="2026-08-23T11:00:00Z">
        <w:r>
          <w:t>ESTABLISHED SOURCE.</w:t>
        </w:r>
      </w:ins>
      <w:commentRangeEnd w:id="64"/>
      <w:r>
        <w:rPr>
          <w:rStyle w:val="CommentReference"/>
        </w:rPr>
        <w:commentReference w:id="64"/>
      </w:r>
    </w:p>
    <w:p w14:paraId="24779608" w14:textId="77777777" w:rsidR="00064EE2" w:rsidRDefault="00000000">
      <w:pPr>
        <w:numPr>
          <w:ilvl w:val="0"/>
          <w:numId w:val="1"/>
        </w:numPr>
        <w:spacing w:after="142" w:line="259" w:lineRule="auto"/>
        <w:ind w:hanging="202"/>
      </w:pPr>
      <w:r>
        <w:rPr>
          <w:b/>
        </w:rPr>
        <w:t>Chapter Two: Musashi</w:t>
      </w:r>
    </w:p>
    <w:p w14:paraId="1AC365CF" w14:textId="77777777" w:rsidR="00064EE2" w:rsidRDefault="00000000">
      <w:pPr>
        <w:spacing w:after="0"/>
        <w:ind w:left="-5" w:right="15"/>
      </w:pPr>
      <w:r>
        <w:t>The author encountered this account through the AfterSkool channel on YouTube, and that is the telling used here. The duel with Sasaki Kojirō is historical, but many familiar details, including the theatrical lateness, the weapon carved from an oar during the crossing, the length of that weapon, and the exact psychological sequence, reach us through later narrative traditions rather than any contemporary neutral account. The chapter uses the strategic shape of the story rather than claiming forensic certainty about any single detail.</w:t>
      </w:r>
    </w:p>
    <w:p w14:paraId="552572D1" w14:textId="77777777" w:rsidR="00064EE2" w:rsidRDefault="00000000">
      <w:pPr>
        <w:ind w:left="-5" w:right="15"/>
      </w:pPr>
      <w:r>
        <w:t>SECONDARY RETELLING; HISTORICAL CORE WITH LEGENDARY DETAIL.</w:t>
      </w:r>
    </w:p>
    <w:p w14:paraId="18B293BF" w14:textId="77777777" w:rsidR="00064EE2" w:rsidRDefault="00000000">
      <w:pPr>
        <w:numPr>
          <w:ilvl w:val="0"/>
          <w:numId w:val="1"/>
        </w:numPr>
        <w:spacing w:after="142" w:line="259" w:lineRule="auto"/>
        <w:ind w:hanging="202"/>
      </w:pPr>
      <w:r>
        <w:rPr>
          <w:b/>
        </w:rPr>
        <w:t>Chapter Three: Three Monkeys</w:t>
      </w:r>
    </w:p>
    <w:p w14:paraId="15DAB55F" w14:textId="77777777" w:rsidR="00064EE2" w:rsidRDefault="00000000">
      <w:pPr>
        <w:ind w:left="-5" w:right="15"/>
      </w:pPr>
      <w:r>
        <w:t>The maxim associated with Mizaru, Kikazaru, and Iwazaru is conventionally rendered see no evil, hear no evil, speak no evil, and has been connected with Kōshin traditions, moral discipline, avoidance, and later satirical meanings. The carving at Nikkō Tōshō-gū dates from the seventeenth century and is one of eight panels depicting the stages of a life. The negative suffix -zaru coincides with the combining form of saru, monkey, which is why the teaching acquired animals. The Japanese contains no word corresponding to evil; that term entered in translation. The three-stage verification sequence in this chapter is a deliberate modern reversal by the author, not a claim about original meaning. A. W. Smith, On the Ambiguity of the Three Wise Monkeys, Folklore 104, no. 1–2 (1993): 144– 150. DISPUTED INTERPRETATION; AUTHOR’S SYNTHESIS.</w:t>
      </w:r>
    </w:p>
    <w:p w14:paraId="026CACB8" w14:textId="77777777" w:rsidR="00064EE2" w:rsidRDefault="00000000">
      <w:pPr>
        <w:numPr>
          <w:ilvl w:val="0"/>
          <w:numId w:val="1"/>
        </w:numPr>
        <w:spacing w:after="142" w:line="259" w:lineRule="auto"/>
        <w:ind w:hanging="202"/>
      </w:pPr>
      <w:r>
        <w:rPr>
          <w:b/>
        </w:rPr>
        <w:t>Chapter Three: spell and gospel</w:t>
      </w:r>
    </w:p>
    <w:p w14:paraId="1E2AD2F5" w14:textId="77777777" w:rsidR="00064EE2" w:rsidRDefault="00000000">
      <w:pPr>
        <w:spacing w:after="0"/>
        <w:ind w:left="-5" w:right="15"/>
      </w:pPr>
      <w:r>
        <w:t>Old English spell meant a story, an account, or a spoken utterance, and survives in gospel, from gōd-spell, good tidings. The incantation sense descends from the same word. The sense meaning to name the letters of a word is a separate borrowing through Old French and is not related, so the popular claim that spelling and casting a spell are one act is not supported. Greek euangelion was in use for imperial proclamations before the New Testament writers adopted it.</w:t>
      </w:r>
    </w:p>
    <w:p w14:paraId="6BEBB8C0" w14:textId="77777777" w:rsidR="00064EE2" w:rsidRDefault="00000000">
      <w:pPr>
        <w:ind w:left="-5" w:right="15"/>
      </w:pPr>
      <w:r>
        <w:t>ESTABLISHED ETYMOLOGY; POPULAR VERSION CORRECTED.</w:t>
      </w:r>
    </w:p>
    <w:p w14:paraId="4D1B93FD" w14:textId="77777777" w:rsidR="00064EE2" w:rsidRDefault="00000000">
      <w:pPr>
        <w:numPr>
          <w:ilvl w:val="0"/>
          <w:numId w:val="1"/>
        </w:numPr>
        <w:spacing w:after="142" w:line="259" w:lineRule="auto"/>
        <w:ind w:hanging="202"/>
      </w:pPr>
      <w:r>
        <w:rPr>
          <w:b/>
        </w:rPr>
        <w:t>Chapter Four: Minab, responsibility</w:t>
      </w:r>
    </w:p>
    <w:p w14:paraId="36091CAA" w14:textId="77777777" w:rsidR="00064EE2" w:rsidRDefault="00000000">
      <w:pPr>
        <w:ind w:left="-5" w:right="15"/>
      </w:pPr>
      <w:r>
        <w:t>Amnesty International analyzed satellite imagery, video, photographs, reported munition remnants, official statements, and interviews concerning the attack of 28 February 2026, concluded that U.S. forces were responsible, and found that the school was directly struck during a wider attack on the adjoining IRGC compound. Amnesty concluded that feasible precautions to protect civilians were not taken and characterized the strike as unlawful and a serious breach of international humanitarian law; it also said that a reckless attack without required precautions must be investigated as a possible war crime. Amnesty found a Tomahawk likely visible in footage of the wider compound attack but could not independently verify that the school itself was struck by that same munition. Reuters reported on 13 July 2026 that more than two dozen U.S. senators were demanding release of the Pentagon investigation and that Pentagon officials said the probe was still ongoing. Amnesty International, 16 March 2026, updated 28 April 2026; Reuters, 13 July 2026. RESPONSIBILITY AND IHL FINDING BY AMNESTY; U.S. INVESTIGATION NOT PUBLICLY COMPLETE AT THIS EDITION.</w:t>
      </w:r>
    </w:p>
    <w:p w14:paraId="169D71BD" w14:textId="77777777" w:rsidR="00064EE2" w:rsidRDefault="00000000">
      <w:pPr>
        <w:numPr>
          <w:ilvl w:val="0"/>
          <w:numId w:val="1"/>
        </w:numPr>
        <w:spacing w:after="142" w:line="259" w:lineRule="auto"/>
        <w:ind w:hanging="202"/>
      </w:pPr>
      <w:r>
        <w:rPr>
          <w:b/>
        </w:rPr>
        <w:t>Chapter Four: Minab, casualties</w:t>
      </w:r>
    </w:p>
    <w:p w14:paraId="31211A2E" w14:textId="77777777" w:rsidR="00064EE2" w:rsidRDefault="00000000">
      <w:pPr>
        <w:spacing w:after="0"/>
        <w:ind w:left="-5" w:right="15"/>
      </w:pPr>
      <w:r>
        <w:t>The figures remain source-dependent and should not be merged. Amnesty’s updated account used an official total of 156 dead including 120 children. Airwars independently identified a different total. The Associated Press reported school staff and parents among the dead. Satellite and open-source reconstruction agree that the school had once formed part of the adjoining compound but had been separated and operating as a school for more than a decade. Public reporting also supports multiple impacts in the area, but the sequence alone does not establish deliberate double-tap intent against rescuers. Forensic Architecture, Airstrikes on</w:t>
      </w:r>
    </w:p>
    <w:p w14:paraId="5DF62B3B" w14:textId="77777777" w:rsidR="00064EE2" w:rsidRDefault="00000000">
      <w:pPr>
        <w:spacing w:after="3"/>
        <w:ind w:left="-5" w:right="15"/>
      </w:pPr>
      <w:r>
        <w:t>Minab; Associated Press, 1 July 2026; Reuters, 13 July 2026. SOURCE-</w:t>
      </w:r>
    </w:p>
    <w:p w14:paraId="47E54C14" w14:textId="77777777" w:rsidR="00064EE2" w:rsidRDefault="00000000">
      <w:pPr>
        <w:ind w:left="-5" w:right="15"/>
      </w:pPr>
      <w:r>
        <w:t>DEPENDENT TOTALS; INTENT OF REPEATED IMPACTS NOT PUBLICLY ESTABLISHED.</w:t>
      </w:r>
    </w:p>
    <w:p w14:paraId="42A46658" w14:textId="77777777" w:rsidR="00064EE2" w:rsidRDefault="00000000">
      <w:pPr>
        <w:numPr>
          <w:ilvl w:val="0"/>
          <w:numId w:val="1"/>
        </w:numPr>
        <w:spacing w:after="142" w:line="259" w:lineRule="auto"/>
        <w:ind w:hanging="202"/>
      </w:pPr>
      <w:r>
        <w:rPr>
          <w:b/>
        </w:rPr>
        <w:t>Chapter Five: penalty gestures</w:t>
      </w:r>
    </w:p>
    <w:p w14:paraId="37F717F5" w14:textId="77777777" w:rsidR="00064EE2" w:rsidRDefault="00000000">
      <w:pPr>
        <w:spacing w:after="0"/>
        <w:ind w:left="-5" w:right="15"/>
      </w:pPr>
      <w:r>
        <w:t>Published nineteenth-century Masonic ritual monitors describe symbolic penalties involving the throat and chest, although wording and practice differed among degrees, jurisdictions, periods, and ritual families. Corresponding gestures appeared in Latter-day Saint temple ceremonies until they were removed in April</w:t>
      </w:r>
    </w:p>
    <w:p w14:paraId="1D5EF19D" w14:textId="77777777" w:rsidR="00064EE2" w:rsidRDefault="00000000">
      <w:pPr>
        <w:ind w:left="-5" w:right="15"/>
      </w:pPr>
      <w:r>
        <w:t>1990. Malcolm C. Duncan, Duncan’s Masonic Ritual and Monitor (1866), public domain. HISTORICAL TEXT; PRACTICE VARIED BY JURISDICTION.</w:t>
      </w:r>
    </w:p>
    <w:p w14:paraId="5E67E52E" w14:textId="77777777" w:rsidR="00064EE2" w:rsidRDefault="00000000">
      <w:pPr>
        <w:numPr>
          <w:ilvl w:val="0"/>
          <w:numId w:val="2"/>
        </w:numPr>
        <w:spacing w:after="142" w:line="259" w:lineRule="auto"/>
        <w:ind w:hanging="290"/>
      </w:pPr>
      <w:r>
        <w:rPr>
          <w:b/>
        </w:rPr>
        <w:t>Chapter Six: the four stories</w:t>
      </w:r>
    </w:p>
    <w:p w14:paraId="52D00B0C" w14:textId="77777777" w:rsidR="00064EE2" w:rsidRDefault="00000000">
      <w:pPr>
        <w:ind w:left="-5" w:right="15"/>
      </w:pPr>
      <w:r>
        <w:t>Genesis 6–9 (Noah), Genesis 41–47 (Joseph, with the sequence of money, livestock, and land at 47:13–26), Genesis 22 (the binding of Isaac). The structural readings offered here are the author’s, not established accounts of authorial intent. AUTHOR’S SYNTHESIS ON ESTABLISHED TEXTS.</w:t>
      </w:r>
    </w:p>
    <w:p w14:paraId="1244B66F" w14:textId="77777777" w:rsidR="00064EE2" w:rsidRDefault="00000000">
      <w:pPr>
        <w:numPr>
          <w:ilvl w:val="0"/>
          <w:numId w:val="2"/>
        </w:numPr>
        <w:spacing w:after="142" w:line="259" w:lineRule="auto"/>
        <w:ind w:hanging="290"/>
      </w:pPr>
      <w:r>
        <w:rPr>
          <w:b/>
        </w:rPr>
        <w:t>Chapter Six: red words in their century</w:t>
      </w:r>
    </w:p>
    <w:p w14:paraId="71178974" w14:textId="77777777" w:rsidR="00064EE2" w:rsidRDefault="00000000">
      <w:pPr>
        <w:ind w:left="-5" w:right="15"/>
      </w:pPr>
      <w:r>
        <w:t>The readings of the second mile, the right cheek, and the cloak follow Walter Wink, Engaging the Powers (1992) and The Powers That Be (1998), which argue these sayings describe a third option between submission and violent resistance. Widely taught and widely respected, but interpretations of first-century social practice rather than settled fact. On imperial vocabulary, see the Priene Calendar Inscription (9 BC) for euangelion applied to Augustus. DISPUTED INTERPRETATION.</w:t>
      </w:r>
    </w:p>
    <w:p w14:paraId="2F010BC5" w14:textId="77777777" w:rsidR="00064EE2" w:rsidRDefault="00000000">
      <w:pPr>
        <w:numPr>
          <w:ilvl w:val="0"/>
          <w:numId w:val="2"/>
        </w:numPr>
        <w:spacing w:after="142" w:line="259" w:lineRule="auto"/>
        <w:ind w:hanging="290"/>
      </w:pPr>
      <w:r>
        <w:rPr>
          <w:b/>
        </w:rPr>
        <w:t>Chapter Seven: the 1096 movements</w:t>
      </w:r>
    </w:p>
    <w:p w14:paraId="562D5C4E" w14:textId="77777777" w:rsidR="00064EE2" w:rsidRDefault="00000000">
      <w:pPr>
        <w:ind w:left="-5" w:right="15"/>
      </w:pPr>
      <w:r>
        <w:t>The movements grouped under the First Crusade contained mixed and overlapping motives: penitential devotion, promised spiritual benefits, apocalyptic expectation, family and lordship ties, material ambition, survival pressure, violence, pilgrimage, and political opportunity. It is too simple to divide every participant into a pure believer or a pure opportunist. Jonathan Riley-Smith, The First Crusaders, 1095–1131 (Cambridge, 1997); Jay Rubenstein, Armies of Heaven (Basic Books, 2011). HISTORICAL RECONSTRUCTION.</w:t>
      </w:r>
    </w:p>
    <w:p w14:paraId="253B1114" w14:textId="77777777" w:rsidR="00064EE2" w:rsidRDefault="00000000">
      <w:pPr>
        <w:numPr>
          <w:ilvl w:val="0"/>
          <w:numId w:val="2"/>
        </w:numPr>
        <w:spacing w:after="142" w:line="259" w:lineRule="auto"/>
        <w:ind w:hanging="290"/>
      </w:pPr>
      <w:r>
        <w:rPr>
          <w:b/>
        </w:rPr>
        <w:t>Chapter Eight: overseas military network</w:t>
      </w:r>
    </w:p>
    <w:p w14:paraId="660ADF97" w14:textId="77777777" w:rsidR="00064EE2" w:rsidRDefault="00000000">
      <w:pPr>
        <w:ind w:left="-5" w:right="15"/>
      </w:pPr>
      <w:r>
        <w:t>Counts vary because reports use different units. A base may denote a persistent operational installation; a site may denote a smaller facility, an access location, a property grouping, or a separate real-property record inside one installation. The Congressional Research Service report of 10 July 2024 identifies 68 persistent overseas bases in its principal accounting while separately discussing other sites and access arrangements; broader Department of Defense real-property inventories produce much larger site counts. The defensible claim is an unmatched global network, not one timeless total. CRS, U.S. Overseas Basing, R48123. OFFICIAL ESTIMATE; TOTALS DEPEND ON DEFINITIONS.</w:t>
      </w:r>
    </w:p>
    <w:p w14:paraId="4A308DF4" w14:textId="77777777" w:rsidR="00064EE2" w:rsidRDefault="00000000">
      <w:pPr>
        <w:numPr>
          <w:ilvl w:val="0"/>
          <w:numId w:val="2"/>
        </w:numPr>
        <w:spacing w:after="142" w:line="259" w:lineRule="auto"/>
        <w:ind w:hanging="290"/>
      </w:pPr>
      <w:r>
        <w:rPr>
          <w:b/>
        </w:rPr>
        <w:t>Chapter Eight: Iraq and the euro</w:t>
      </w:r>
    </w:p>
    <w:p w14:paraId="43C2AB46" w14:textId="77777777" w:rsidR="00064EE2" w:rsidRDefault="00000000">
      <w:pPr>
        <w:spacing w:after="0"/>
        <w:ind w:left="-5" w:right="15"/>
      </w:pPr>
      <w:commentRangeStart w:id="65"/>
      <w:r>
        <w:t xml:space="preserve">Under the United Nations Oil-for-Food Programme, </w:t>
      </w:r>
      <w:del w:id="9130" w:author="Perplexity Computer" w:date="2026-08-23T11:00:00Z">
        <w:r>
          <w:delText>Iraq shifted the programme’s accounting and letters of credit from dollars to euros</w:delText>
        </w:r>
      </w:del>
      <w:ins w:id="9131" w:author="Perplexity Computer" w:date="2026-08-23T11:00:00Z">
        <w:r>
          <w:t>Iraq shifted the program’s accounting and letters of credit from dollars to euros</w:t>
        </w:r>
      </w:ins>
      <w:r>
        <w:t xml:space="preserve"> in November 2000. The invasion began 20 March 2003. The Iraq Survey Group later found no stockpiles corresponding to the principal prewar claims. These facts establish the chronology; they do not establish that the currency decision caused the invasion. UN Office of the Iraq Programme, Weekly Update 11–17 November 2000; Charles</w:t>
      </w:r>
      <w:commentRangeEnd w:id="65"/>
      <w:r>
        <w:rPr>
          <w:rStyle w:val="CommentReference"/>
        </w:rPr>
        <w:commentReference w:id="65"/>
      </w:r>
    </w:p>
    <w:p w14:paraId="1E3169E8" w14:textId="77777777" w:rsidR="00064EE2" w:rsidRDefault="00000000">
      <w:pPr>
        <w:ind w:left="-5" w:right="15"/>
      </w:pPr>
      <w:r>
        <w:t>Duelfer, Comprehensive Report of the Special Advisor to the DCI on Iraq’s WMD, 30 September 2004. SEQUENCE ESTABLISHED; CAUSATION NOT ESTABLISHED.</w:t>
      </w:r>
    </w:p>
    <w:p w14:paraId="68B8BC13" w14:textId="77777777" w:rsidR="00064EE2" w:rsidRDefault="00000000">
      <w:pPr>
        <w:numPr>
          <w:ilvl w:val="0"/>
          <w:numId w:val="2"/>
        </w:numPr>
        <w:spacing w:after="142" w:line="259" w:lineRule="auto"/>
        <w:ind w:hanging="290"/>
      </w:pPr>
      <w:r>
        <w:rPr>
          <w:b/>
        </w:rPr>
        <w:t>Chapter Eight: the dollar channel</w:t>
      </w:r>
    </w:p>
    <w:p w14:paraId="12141A18" w14:textId="77777777" w:rsidR="00064EE2" w:rsidRDefault="00000000">
      <w:pPr>
        <w:ind w:left="-5" w:right="15"/>
      </w:pPr>
      <w:r>
        <w:t>During the 1970s the United States and Saudi Arabia created economic, technical, investment, and security arrangements that encouraged Saudi oil revenues to circulate through dollar-denominated markets and U.S. government securities. Oil was already predominantly invoiced in dollars, and the scale and liquidity of American capital markets reinforced the convention. The record does not establish a single exclusive fifty-year contract requiring every Saudi oil sale to be made in dollars, and no such agreement expired in 2024. U.S. Government Accountability Office, ID-79-7 (1979); AFP Fact Check on the claimed petrodollar expiry. OFFICIAL RECORD; THE VIRAL EXPIRY CLAIM IS FALSE.</w:t>
      </w:r>
    </w:p>
    <w:p w14:paraId="2839C17E" w14:textId="77777777" w:rsidR="00064EE2" w:rsidRDefault="00000000">
      <w:pPr>
        <w:numPr>
          <w:ilvl w:val="0"/>
          <w:numId w:val="2"/>
        </w:numPr>
        <w:spacing w:after="142" w:line="259" w:lineRule="auto"/>
        <w:ind w:hanging="290"/>
      </w:pPr>
      <w:r>
        <w:rPr>
          <w:b/>
        </w:rPr>
        <w:t>Chapter Eight: post-1945 deaths</w:t>
      </w:r>
    </w:p>
    <w:p w14:paraId="4AC0D025" w14:textId="77777777" w:rsidR="00064EE2" w:rsidRDefault="00000000">
      <w:pPr>
        <w:ind w:left="-5" w:right="15"/>
      </w:pPr>
      <w:r>
        <w:t>No single accepted total exists, because the datasets answer different questions. PRIO and UCDP distinguish battle deaths from one-sided violence and apply thresholds for inclusion as an armed conflict; public-health and historical estimates may add indirect deaths from disease, hunger, displacement, infrastructure failure, and loss of medical care. Estimates for the twentieth century as a whole range from roughly 110 million counting direct violence to over 200 million including war-induced famine and disease, with the World Wars accounting for most of it. Strict conflict-event datasets support the claim that post-1945 armed conflicts have directly killed tens of millions. PRIO Battle Deaths Dataset; Uppsala Conflict Data Program. OFFICIAL DATASETS; TOTALS DEPEND ON INCLUSION RULES.</w:t>
      </w:r>
    </w:p>
    <w:p w14:paraId="61FDFF52" w14:textId="77777777" w:rsidR="00064EE2" w:rsidRDefault="00000000">
      <w:pPr>
        <w:numPr>
          <w:ilvl w:val="0"/>
          <w:numId w:val="2"/>
        </w:numPr>
        <w:spacing w:after="142" w:line="259" w:lineRule="auto"/>
        <w:ind w:hanging="290"/>
      </w:pPr>
      <w:r>
        <w:rPr>
          <w:b/>
        </w:rPr>
        <w:t>Chapter Eight: Loki Law</w:t>
      </w:r>
    </w:p>
    <w:p w14:paraId="6838CB7F" w14:textId="77777777" w:rsidR="00064EE2" w:rsidRDefault="00000000">
      <w:pPr>
        <w:ind w:left="-5" w:right="15"/>
      </w:pPr>
      <w:r>
        <w:t>Loki Law is the author’s own animal-accountability policy, written after the death of a French bulldog from heat exposure following a gap in a handoff of responsibility. Its governing rule is one animal, one named keeper, never a team and never a shift, with responsibility transferring only on explicit logged acceptance. AUTHOR’S PRIMARY DOCUMENT.</w:t>
      </w:r>
    </w:p>
    <w:p w14:paraId="65E3B7C0" w14:textId="77777777" w:rsidR="00064EE2" w:rsidRDefault="00000000">
      <w:pPr>
        <w:numPr>
          <w:ilvl w:val="0"/>
          <w:numId w:val="2"/>
        </w:numPr>
        <w:spacing w:after="142" w:line="259" w:lineRule="auto"/>
        <w:ind w:hanging="290"/>
      </w:pPr>
      <w:r>
        <w:rPr>
          <w:b/>
        </w:rPr>
        <w:t>Chapter Nine: Helaman</w:t>
      </w:r>
    </w:p>
    <w:p w14:paraId="6C0D412D" w14:textId="77777777" w:rsidR="00064EE2" w:rsidRDefault="00000000">
      <w:pPr>
        <w:ind w:left="-5" w:right="15"/>
      </w:pPr>
      <w:r>
        <w:t>Helaman 2:13 states that the rise of the Gadianton robbers did prove the overthrow, yea, almost the entire destruction of the people of Nephi. The Book of Mormon’s historicity is a matter of religious faith rather than settled archaeology; no independent archaeological evidence confirms the Gadianton narrative as literal history, and this book uses it as a textually sophisticated model of institutional capture rather than as a historical source. Separately, there is an actively debated scholarly literature on the anti-Masonic context surrounding the 1830 publication. PRIMARY TEXT; HISTORICITY NOT INDEPENDENTLY ESTABLISHED.</w:t>
      </w:r>
    </w:p>
    <w:p w14:paraId="538A41EC" w14:textId="77777777" w:rsidR="00064EE2" w:rsidRDefault="00000000">
      <w:pPr>
        <w:numPr>
          <w:ilvl w:val="0"/>
          <w:numId w:val="2"/>
        </w:numPr>
        <w:spacing w:after="142" w:line="259" w:lineRule="auto"/>
        <w:ind w:hanging="290"/>
      </w:pPr>
      <w:r>
        <w:rPr>
          <w:b/>
        </w:rPr>
        <w:t>Chapter Nine: confirmation bias</w:t>
      </w:r>
    </w:p>
    <w:p w14:paraId="7A0FEE32" w14:textId="77777777" w:rsidR="00064EE2" w:rsidRDefault="00000000">
      <w:pPr>
        <w:spacing w:after="0"/>
        <w:ind w:left="-5" w:right="15"/>
      </w:pPr>
      <w:r>
        <w:t>Peter Wason’s 1960 experiment documented a tendency to test a proposed rule by seeking confirming instances rather than efficiently attempting falsification. Raymond Nickerson’s 1998 review examined the bias across many domains and described it as widespread in numerous forms. Neither source establishes that every person always seeks confirmation, or that the tendency cannot be resisted. Wason, Quarterly Journal of Experimental Psychology 12, no. 3 (1960): 129–140; Nickerson,</w:t>
      </w:r>
    </w:p>
    <w:p w14:paraId="5031F0D8" w14:textId="77777777" w:rsidR="00064EE2" w:rsidRDefault="00000000">
      <w:pPr>
        <w:ind w:left="-5" w:right="15"/>
      </w:pPr>
      <w:r>
        <w:t>Review of General Psychology 2, no. 2 (1998): 175–220. ESTABLISHED FINDING; TENDENCY, NOT UNIVERSAL LAW.</w:t>
      </w:r>
    </w:p>
    <w:p w14:paraId="26F171E7" w14:textId="77777777" w:rsidR="00064EE2" w:rsidRDefault="00000000">
      <w:pPr>
        <w:numPr>
          <w:ilvl w:val="0"/>
          <w:numId w:val="2"/>
        </w:numPr>
        <w:spacing w:after="142" w:line="259" w:lineRule="auto"/>
        <w:ind w:hanging="290"/>
      </w:pPr>
      <w:r>
        <w:rPr>
          <w:b/>
        </w:rPr>
        <w:t>Chapter Nine: Constantine and the Janissaries</w:t>
      </w:r>
    </w:p>
    <w:p w14:paraId="17AB5FD2" w14:textId="77777777" w:rsidR="00064EE2" w:rsidRDefault="00000000">
      <w:pPr>
        <w:spacing w:after="0"/>
        <w:ind w:left="-5" w:right="15"/>
      </w:pPr>
      <w:r>
        <w:t>Constantine defeated Maxentius at the Milvian Bridge in 312 and then abolished the Praetorian Guard, destroyed its barracks, and dispersed the survivors.</w:t>
      </w:r>
    </w:p>
    <w:p w14:paraId="2487B7E8" w14:textId="77777777" w:rsidR="00064EE2" w:rsidRDefault="00000000">
      <w:pPr>
        <w:ind w:left="-5" w:right="15"/>
      </w:pPr>
      <w:r>
        <w:t>Constantinople was founded and developed later; relocation of the imperial center was not the prior cause of the abolition. In June 1826 Mahmud II used military force against the Janissaries, abolished the corps, and established a replacement order, in the event remembered as the Auspicious Incident. David S. Potter, Constantine the Emperor (Oxford, 2013); Virginia H. Aksan, Ottoman Wars 1700–1870 (Pearson, 2007). HISTORICAL RECORD; CHRONOLOGY CORRECTED.</w:t>
      </w:r>
    </w:p>
    <w:p w14:paraId="05A7171A" w14:textId="77777777" w:rsidR="00064EE2" w:rsidRDefault="00000000">
      <w:pPr>
        <w:numPr>
          <w:ilvl w:val="0"/>
          <w:numId w:val="2"/>
        </w:numPr>
        <w:spacing w:after="142" w:line="259" w:lineRule="auto"/>
        <w:ind w:hanging="290"/>
      </w:pPr>
      <w:r>
        <w:rPr>
          <w:b/>
        </w:rPr>
        <w:t>Chapter Ten: Venezuela</w:t>
      </w:r>
    </w:p>
    <w:p w14:paraId="762DEF6C" w14:textId="77777777" w:rsidR="00064EE2" w:rsidRDefault="00000000">
      <w:pPr>
        <w:ind w:left="-5" w:right="15"/>
      </w:pPr>
      <w:commentRangeStart w:id="66"/>
      <w:r>
        <w:t xml:space="preserve">Venezuela possesses among the world’s largest proven crude-oil reserves, but much of the resource is </w:t>
      </w:r>
      <w:del w:id="9132" w:author="Perplexity Computer" w:date="2026-08-23T11:00:00Z">
        <w:r>
          <w:delText>extra-heavy crude requiring diluent, upgrading, specialised refining</w:delText>
        </w:r>
      </w:del>
      <w:ins w:id="9133" w:author="Perplexity Computer" w:date="2026-08-23T11:00:00Z">
        <w:r>
          <w:t>extra-heavy crude requiring diluent, upgrading, specialized refining</w:t>
        </w:r>
      </w:ins>
      <w:r>
        <w:t>, maintained infrastructure, capital, technical expertise, transport, and access to buyers. U.S. sanctions constrained financing, trade, equipment, and some access to imported diluent. Long-term underinvestment, loss of technical capacity, infrastructure deterioration, and domestic policy decisions also contributed to the production collapse. The evidence supports a multicausal account. U.S. Energy Information Administration, Venezuela Country Analysis. OFFICIAL ESTIMATE; MULTICAUSAL.</w:t>
      </w:r>
      <w:commentRangeEnd w:id="66"/>
      <w:r>
        <w:rPr>
          <w:rStyle w:val="CommentReference"/>
        </w:rPr>
        <w:commentReference w:id="66"/>
      </w:r>
    </w:p>
    <w:p w14:paraId="5B46FE2A" w14:textId="77777777" w:rsidR="00064EE2" w:rsidRDefault="00000000">
      <w:pPr>
        <w:numPr>
          <w:ilvl w:val="0"/>
          <w:numId w:val="2"/>
        </w:numPr>
        <w:spacing w:after="142" w:line="259" w:lineRule="auto"/>
        <w:ind w:hanging="290"/>
      </w:pPr>
      <w:r>
        <w:rPr>
          <w:b/>
        </w:rPr>
        <w:t>Chapter Eleven: the Jubilee</w:t>
      </w:r>
    </w:p>
    <w:p w14:paraId="4D917BE1" w14:textId="77777777" w:rsidR="00064EE2" w:rsidRDefault="00000000">
      <w:pPr>
        <w:spacing w:after="0"/>
        <w:ind w:left="-5" w:right="15"/>
      </w:pPr>
      <w:commentRangeStart w:id="67"/>
      <w:r>
        <w:t xml:space="preserve">Leviticus 25 describes the fiftieth-year Jubilee, including restoration of ancestral land and release of Israelite bonded servants; </w:t>
      </w:r>
      <w:del w:id="9134" w:author="Perplexity Computer" w:date="2026-08-23T11:00:00Z">
        <w:r>
          <w:delText>Deuteronomy 15 describes a seventhyear release of debts</w:delText>
        </w:r>
      </w:del>
      <w:ins w:id="9135" w:author="Perplexity Computer" w:date="2026-08-23T11:00:00Z">
        <w:r>
          <w:t>Deuteronomy 15 describes a seventh-year release of debts</w:t>
        </w:r>
      </w:ins>
      <w:r>
        <w:t xml:space="preserve">. The texts are evidence for legal/religious prescriptions, not by themselves proof of how uniformly the rules were practiced historically. Mesopotamian rulers issued earlier clean-slate proclamations involving specified debts, arrears, property, and debt servitude. Sumerian </w:t>
      </w:r>
      <w:commentRangeEnd w:id="67"/>
      <w:r>
        <w:rPr>
          <w:rStyle w:val="CommentReference"/>
        </w:rPr>
        <w:commentReference w:id="67"/>
      </w:r>
      <w:r>
        <w:rPr>
          <w:i/>
        </w:rPr>
        <w:t>amargi</w:t>
      </w:r>
      <w:r>
        <w:t xml:space="preserve"> is an early term associated with release or restoration and is often glossed literally as “return to the mother”; claims that it is simply the first written word for modern “freedom” compress a debated linguistic and institutional history. The Akkadian </w:t>
      </w:r>
      <w:r>
        <w:rPr>
          <w:i/>
        </w:rPr>
        <w:t xml:space="preserve">andurārum </w:t>
      </w:r>
      <w:r>
        <w:t xml:space="preserve">and Hebrew </w:t>
      </w:r>
      <w:r>
        <w:rPr>
          <w:i/>
        </w:rPr>
        <w:t>deror</w:t>
      </w:r>
      <w:r>
        <w:t xml:space="preserve"> belong to the broader ancient vocabulary of release.</w:t>
      </w:r>
    </w:p>
    <w:p w14:paraId="614A52C8" w14:textId="77777777" w:rsidR="00064EE2" w:rsidRDefault="00000000">
      <w:pPr>
        <w:ind w:left="-5" w:right="15"/>
      </w:pPr>
      <w:r>
        <w:t>ESTABLISHED TEXTS; HISTORICAL PRACTICE AND TRANSLATION REQUIRE QUALIFICATION.</w:t>
      </w:r>
    </w:p>
    <w:p w14:paraId="7B56C002" w14:textId="77777777" w:rsidR="00064EE2" w:rsidRDefault="00000000">
      <w:pPr>
        <w:numPr>
          <w:ilvl w:val="0"/>
          <w:numId w:val="2"/>
        </w:numPr>
        <w:spacing w:after="142" w:line="259" w:lineRule="auto"/>
        <w:ind w:hanging="290"/>
      </w:pPr>
      <w:r>
        <w:rPr>
          <w:b/>
        </w:rPr>
        <w:t>Chapter Eleven: London Debt Agreement</w:t>
      </w:r>
    </w:p>
    <w:p w14:paraId="4A110882" w14:textId="77777777" w:rsidR="00064EE2" w:rsidRDefault="00000000">
      <w:pPr>
        <w:spacing w:after="0"/>
        <w:ind w:left="-5" w:right="15"/>
      </w:pPr>
      <w:r>
        <w:t>The 1953 London Agreement substantially reduced and restructured West Germany’s external debt, extended repayment periods, lowered the interest burden, and tied effective debt service to Germany’s capacity to earn foreign exchange through exports. Research finds the settlement materially improved fiscal space, creditworthiness, investment conditions, and reintegration into international trade. It was an important contributor to the conditions for recovery, not the sole cause of the Wirtschaftswunder. Agreement on German External Debts, London, 27 February 1953; Galofré-Vilà, Meissner, McKee and Stuckler, European Review of Economic History 23, no. 1 (2019): 1–29. TREATY</w:t>
      </w:r>
    </w:p>
    <w:p w14:paraId="0A803FC4" w14:textId="77777777" w:rsidR="00064EE2" w:rsidRDefault="00000000">
      <w:pPr>
        <w:ind w:left="-5" w:right="15"/>
      </w:pPr>
      <w:r>
        <w:t>TEXT AND PEER-REVIEWED ANALYSIS.</w:t>
      </w:r>
    </w:p>
    <w:p w14:paraId="751B0230" w14:textId="77777777" w:rsidR="00064EE2" w:rsidRDefault="00000000">
      <w:pPr>
        <w:numPr>
          <w:ilvl w:val="0"/>
          <w:numId w:val="2"/>
        </w:numPr>
        <w:spacing w:after="142" w:line="259" w:lineRule="auto"/>
        <w:ind w:hanging="290"/>
      </w:pPr>
      <w:r>
        <w:rPr>
          <w:b/>
        </w:rPr>
        <w:t>Chapter Twelve: Asimov</w:t>
      </w:r>
    </w:p>
    <w:p w14:paraId="282FF04A" w14:textId="77777777" w:rsidR="00064EE2" w:rsidRDefault="00000000">
      <w:pPr>
        <w:ind w:left="-5" w:right="15"/>
      </w:pPr>
      <w:r>
        <w:t>The robot stories collected as I, Robot were written between 1940 and 1950. The Three Laws are stated in Runaround (1942). Most of the stories turn on the Laws producing an unintended outcome while being followed exactly. ESTABLISHED PUBLICATION HISTORY.</w:t>
      </w:r>
    </w:p>
    <w:p w14:paraId="5221FC4E" w14:textId="77777777" w:rsidR="00064EE2" w:rsidRDefault="00000000">
      <w:pPr>
        <w:numPr>
          <w:ilvl w:val="0"/>
          <w:numId w:val="2"/>
        </w:numPr>
        <w:spacing w:after="142" w:line="259" w:lineRule="auto"/>
        <w:ind w:hanging="290"/>
      </w:pPr>
      <w:r>
        <w:rPr>
          <w:b/>
        </w:rPr>
        <w:t>Chapter Twelve: humanoid production targets</w:t>
      </w:r>
    </w:p>
    <w:p w14:paraId="7CD929BA" w14:textId="77777777" w:rsidR="00064EE2" w:rsidRDefault="00000000">
      <w:pPr>
        <w:ind w:left="-5" w:right="15"/>
      </w:pPr>
      <w:r>
        <w:t>Publicly stated manufacturing targets for general-purpose humanoid robots have been given in the millions of units annually, scaling year over year. Targets announced by manufacturers are projections, not deliveries, and should be read as statements of intent. MANUFACTURER PROJECTION; NOT AN ACHIEVED FIGURE.</w:t>
      </w:r>
    </w:p>
    <w:p w14:paraId="3222CC44" w14:textId="77777777" w:rsidR="00064EE2" w:rsidRDefault="00000000">
      <w:pPr>
        <w:numPr>
          <w:ilvl w:val="0"/>
          <w:numId w:val="2"/>
        </w:numPr>
        <w:spacing w:after="142" w:line="259" w:lineRule="auto"/>
        <w:ind w:hanging="290"/>
      </w:pPr>
      <w:commentRangeStart w:id="68"/>
      <w:r>
        <w:rPr>
          <w:b/>
        </w:rPr>
        <w:t>Chapter One: Alan Watts</w:t>
      </w:r>
      <w:commentRangeEnd w:id="68"/>
      <w:r>
        <w:rPr>
          <w:rStyle w:val="CommentReference"/>
        </w:rPr>
        <w:commentReference w:id="68"/>
      </w:r>
    </w:p>
    <w:p w14:paraId="7C0324BE" w14:textId="77777777" w:rsidR="00064EE2" w:rsidRDefault="00000000">
      <w:pPr>
        <w:ind w:left="-5" w:right="15"/>
      </w:pPr>
      <w:r>
        <w:t>The distinction between a narrow, deliberate spotlight consciousness and a broad, ambient floodlight consciousness recurs across Watts’s lectures and writing. The observation that conscious attention is at the same time ignore-ance appears in The Book: On the Taboo Against Knowing Who You Are (1966). The phrasing here paraphrases rather than quotes. PARAPHRASE OF PUBLISHED SOURCE.</w:t>
      </w:r>
    </w:p>
    <w:p w14:paraId="1FA57746" w14:textId="77777777" w:rsidR="00064EE2" w:rsidRDefault="00000000">
      <w:pPr>
        <w:pStyle w:val="Heading2"/>
        <w:ind w:left="-5"/>
      </w:pPr>
      <w:r>
        <w:t>INDEX</w:t>
      </w:r>
    </w:p>
    <w:p w14:paraId="29DD81C9" w14:textId="77777777" w:rsidR="00064EE2" w:rsidRDefault="00000000">
      <w:pPr>
        <w:ind w:left="-5" w:right="15"/>
      </w:pPr>
      <w:commentRangeStart w:id="69"/>
      <w:del w:id="9138" w:author="Perplexity Computer" w:date="2026-08-23T11:00:00Z">
        <w:r>
          <w:delText>References are to chapter, since the book is built to be read in any format.</w:delText>
        </w:r>
      </w:del>
      <w:ins w:id="9139" w:author="Perplexity Computer" w:date="2026-08-23T11:00:00Z">
        <w:r>
          <w:t>References are to chapter or to the Opening, since the book is built to be read in any format.</w:t>
        </w:r>
      </w:ins>
      <w:r>
        <w:t xml:space="preserve"> Page numbers can be substituted once it is set in a fixed layout.</w:t>
      </w:r>
      <w:commentRangeEnd w:id="69"/>
      <w:r>
        <w:rPr>
          <w:rStyle w:val="CommentReference"/>
        </w:rPr>
        <w:commentReference w:id="69"/>
      </w:r>
    </w:p>
    <w:p w14:paraId="31C8CF31" w14:textId="77777777" w:rsidR="00064EE2" w:rsidRDefault="00000000">
      <w:pPr>
        <w:ind w:left="-5" w:right="15"/>
      </w:pPr>
      <w:commentRangeStart w:id="70"/>
      <w:del w:id="9140" w:author="Perplexity Computer" w:date="2026-08-23T11:00:00Z">
        <w:r>
          <w:delText>Abraham and Isaac, sacrifice pivot , 6</w:delText>
        </w:r>
      </w:del>
      <w:ins w:id="9141" w:author="Perplexity Computer" w:date="2026-08-23T11:00:00Z">
        <w:r>
          <w:t>Abraham and Isaac, sacrifice pivot, 6</w:t>
        </w:r>
      </w:ins>
      <w:commentRangeEnd w:id="70"/>
      <w:r>
        <w:rPr>
          <w:rStyle w:val="CommentReference"/>
        </w:rPr>
        <w:commentReference w:id="70"/>
      </w:r>
    </w:p>
    <w:p w14:paraId="7FC1561A" w14:textId="77777777" w:rsidR="00064EE2" w:rsidRDefault="00000000">
      <w:pPr>
        <w:ind w:left="-5" w:right="15"/>
      </w:pPr>
      <w:commentRangeStart w:id="71"/>
      <w:del w:id="9142" w:author="Perplexity Computer" w:date="2026-08-23T11:00:00Z">
        <w:r>
          <w:delText>Alpha-Omega inversion , 3, 9, 13</w:delText>
        </w:r>
      </w:del>
      <w:ins w:id="9143" w:author="Perplexity Computer" w:date="2026-08-23T11:00:00Z">
        <w:r>
          <w:t>Alpha, the missing human, 1</w:t>
        </w:r>
      </w:ins>
      <w:commentRangeEnd w:id="71"/>
      <w:r>
        <w:rPr>
          <w:rStyle w:val="CommentReference"/>
        </w:rPr>
        <w:commentReference w:id="71"/>
      </w:r>
    </w:p>
    <w:p w14:paraId="37111257" w14:textId="77777777" w:rsidR="00064EE2" w:rsidRDefault="00000000">
      <w:pPr>
        <w:ind w:left="-5" w:right="15"/>
      </w:pPr>
      <w:r>
        <w:t>Alpha, the missing human , 1</w:t>
      </w:r>
    </w:p>
    <w:p w14:paraId="24F966DA" w14:textId="77777777" w:rsidR="00064EE2" w:rsidRDefault="00000000">
      <w:pPr>
        <w:ind w:left="-5" w:right="15"/>
      </w:pPr>
      <w:r>
        <w:t>Carpe diem, and the third question , 1</w:t>
      </w:r>
    </w:p>
    <w:p w14:paraId="0EEB8B78" w14:textId="77777777" w:rsidR="00064EE2" w:rsidRDefault="00000000">
      <w:pPr>
        <w:ind w:left="-5" w:right="15"/>
      </w:pPr>
      <w:r>
        <w:t>Empty room, the , 1</w:t>
      </w:r>
    </w:p>
    <w:p w14:paraId="7D523F00" w14:textId="77777777" w:rsidR="00064EE2" w:rsidRDefault="00000000">
      <w:pPr>
        <w:spacing w:after="0" w:line="402" w:lineRule="auto"/>
        <w:ind w:left="-5" w:right="2672"/>
      </w:pPr>
      <w:commentRangeStart w:id="72"/>
      <w:del w:id="9144" w:author="Perplexity Computer" w:date="2026-08-23T11:00:00Z">
        <w:r>
          <w:delText>Natural selection, as the nearest answer , 1 Pondering, and the need for blank time , 1 amargi (Sumerian, debt cancellation) , 11</w:delText>
        </w:r>
      </w:del>
      <w:ins w:id="9145" w:author="Perplexity Computer" w:date="2026-08-23T11:00:00Z">
        <w:r>
          <w:t>amargi (Sumerian, debt cancellation), 11</w:t>
        </w:r>
      </w:ins>
      <w:commentRangeEnd w:id="72"/>
      <w:r>
        <w:rPr>
          <w:rStyle w:val="CommentReference"/>
        </w:rPr>
        <w:commentReference w:id="72"/>
      </w:r>
    </w:p>
    <w:p w14:paraId="5747DCFB" w14:textId="77777777" w:rsidR="00064EE2" w:rsidRDefault="00000000">
      <w:pPr>
        <w:ind w:left="-5" w:right="15"/>
      </w:pPr>
      <w:r>
        <w:t>Arc, the , 2, 4, 6, 7, 8</w:t>
      </w:r>
    </w:p>
    <w:p w14:paraId="7AF57E4B" w14:textId="77777777" w:rsidR="00064EE2" w:rsidRDefault="00000000">
      <w:pPr>
        <w:ind w:left="-5" w:right="15"/>
      </w:pPr>
      <w:r>
        <w:t>Arena, as horizontal grievance , 12</w:t>
      </w:r>
    </w:p>
    <w:p w14:paraId="36FAFFC7" w14:textId="77777777" w:rsidR="00064EE2" w:rsidRDefault="00000000">
      <w:pPr>
        <w:ind w:left="-5" w:right="15"/>
      </w:pPr>
      <w:r>
        <w:t>Asimov, Isaac, and the Three Laws , 12</w:t>
      </w:r>
    </w:p>
    <w:p w14:paraId="56334AEF" w14:textId="77777777" w:rsidR="00064EE2" w:rsidRDefault="00000000">
      <w:pPr>
        <w:ind w:left="-5" w:right="15"/>
      </w:pPr>
      <w:r>
        <w:t>Atheos, as category rather than charge , Opening</w:t>
      </w:r>
    </w:p>
    <w:p w14:paraId="08CEA445" w14:textId="77777777" w:rsidR="00064EE2" w:rsidRDefault="00000000">
      <w:pPr>
        <w:ind w:left="-5" w:right="15"/>
      </w:pPr>
      <w:r>
        <w:t>Babylon, as category , 8</w:t>
      </w:r>
    </w:p>
    <w:p w14:paraId="7A809EB0" w14:textId="77777777" w:rsidR="00064EE2" w:rsidRDefault="00000000">
      <w:pPr>
        <w:ind w:left="-5" w:right="15"/>
      </w:pPr>
      <w:r>
        <w:t>Bases, overseas military , 8</w:t>
      </w:r>
    </w:p>
    <w:p w14:paraId="3354CBE9" w14:textId="77777777" w:rsidR="00064EE2" w:rsidRDefault="00000000">
      <w:pPr>
        <w:ind w:left="-5" w:right="15"/>
      </w:pPr>
      <w:r>
        <w:t>Bolt, the , 2, 5, 6, 9, 10</w:t>
      </w:r>
    </w:p>
    <w:p w14:paraId="571F7ACA" w14:textId="77777777" w:rsidR="00064EE2" w:rsidRDefault="00000000">
      <w:pPr>
        <w:ind w:left="-5" w:right="15"/>
      </w:pPr>
      <w:r>
        <w:t>Book of Mormon, historicity caveat , 9</w:t>
      </w:r>
    </w:p>
    <w:p w14:paraId="6DB68CB8" w14:textId="77777777" w:rsidR="00064EE2" w:rsidRDefault="00000000">
      <w:pPr>
        <w:ind w:left="-5" w:right="15"/>
      </w:pPr>
      <w:r>
        <w:t>Bread and circuses , 8, 12</w:t>
      </w:r>
    </w:p>
    <w:p w14:paraId="0F4159EB" w14:textId="77777777" w:rsidR="00064EE2" w:rsidRDefault="00000000">
      <w:pPr>
        <w:ind w:left="-5" w:right="15"/>
      </w:pPr>
      <w:r>
        <w:t>Brewster’s Millions , 12</w:t>
      </w:r>
    </w:p>
    <w:p w14:paraId="59235593" w14:textId="77777777" w:rsidR="00064EE2" w:rsidRDefault="00000000">
      <w:pPr>
        <w:ind w:left="-5" w:right="15"/>
      </w:pPr>
      <w:r>
        <w:t>Capitol, living in the , 4, 12</w:t>
      </w:r>
    </w:p>
    <w:p w14:paraId="3B96D400" w14:textId="77777777" w:rsidR="00064EE2" w:rsidRDefault="00000000">
      <w:pPr>
        <w:ind w:left="-5" w:right="15"/>
      </w:pPr>
      <w:r>
        <w:t>Compression, of words and meaning , 3</w:t>
      </w:r>
    </w:p>
    <w:p w14:paraId="244FD78C" w14:textId="77777777" w:rsidR="00064EE2" w:rsidRDefault="00000000">
      <w:pPr>
        <w:ind w:left="-5" w:right="15"/>
      </w:pPr>
      <w:commentRangeStart w:id="73"/>
      <w:del w:id="9146" w:author="Perplexity Computer" w:date="2026-08-23T11:00:00Z">
        <w:r>
          <w:delText>Collateral damage , 3, 4</w:delText>
        </w:r>
      </w:del>
      <w:ins w:id="9147" w:author="Perplexity Computer" w:date="2026-08-23T11:00:00Z">
        <w:r>
          <w:t>Collateral damage, 3, 4</w:t>
        </w:r>
      </w:ins>
      <w:commentRangeEnd w:id="73"/>
      <w:r>
        <w:rPr>
          <w:rStyle w:val="CommentReference"/>
        </w:rPr>
        <w:commentReference w:id="73"/>
      </w:r>
    </w:p>
    <w:p w14:paraId="260CDDA5" w14:textId="77777777" w:rsidR="00064EE2" w:rsidRDefault="00000000">
      <w:pPr>
        <w:ind w:left="-5" w:right="15"/>
      </w:pPr>
      <w:r>
        <w:t>Confirmation bias (Wason, Nickerson) , 9</w:t>
      </w:r>
    </w:p>
    <w:p w14:paraId="569FB6DE" w14:textId="77777777" w:rsidR="00064EE2" w:rsidRDefault="00000000">
      <w:pPr>
        <w:ind w:left="-5" w:right="15"/>
      </w:pPr>
      <w:r>
        <w:t>Constantine, and the Praetorian Guard , 9</w:t>
      </w:r>
    </w:p>
    <w:p w14:paraId="483737C4" w14:textId="77777777" w:rsidR="00064EE2" w:rsidRDefault="00000000">
      <w:pPr>
        <w:ind w:left="-5" w:right="15"/>
      </w:pPr>
      <w:r>
        <w:t>Container and pass-through , 1</w:t>
      </w:r>
    </w:p>
    <w:p w14:paraId="0963413C" w14:textId="77777777" w:rsidR="00064EE2" w:rsidRDefault="00000000">
      <w:pPr>
        <w:ind w:left="-5" w:right="15"/>
      </w:pPr>
      <w:r>
        <w:t>Court jester, loss of the function , 12</w:t>
      </w:r>
    </w:p>
    <w:p w14:paraId="3FCA44E8" w14:textId="77777777" w:rsidR="00064EE2" w:rsidRDefault="00000000">
      <w:pPr>
        <w:ind w:left="-5" w:right="15"/>
      </w:pPr>
      <w:r>
        <w:t>Cross, the sign of the , 5</w:t>
      </w:r>
    </w:p>
    <w:p w14:paraId="4DC25544" w14:textId="77777777" w:rsidR="00064EE2" w:rsidRDefault="00000000">
      <w:pPr>
        <w:ind w:left="-5" w:right="15"/>
      </w:pPr>
      <w:r>
        <w:t>Crusade of 1096, believers and opportunists , 7</w:t>
      </w:r>
    </w:p>
    <w:p w14:paraId="334DFB81" w14:textId="77777777" w:rsidR="00064EE2" w:rsidRDefault="00000000">
      <w:pPr>
        <w:ind w:left="-5" w:right="15"/>
      </w:pPr>
      <w:r>
        <w:t>Daimonion , Opening</w:t>
      </w:r>
    </w:p>
    <w:p w14:paraId="51B6499F" w14:textId="77777777" w:rsidR="00064EE2" w:rsidRDefault="00000000">
      <w:pPr>
        <w:ind w:left="-5" w:right="15"/>
      </w:pPr>
      <w:r>
        <w:t>Debt, as valve , 10</w:t>
      </w:r>
    </w:p>
    <w:p w14:paraId="593336B8" w14:textId="77777777" w:rsidR="00064EE2" w:rsidRDefault="00000000">
      <w:pPr>
        <w:ind w:left="-5" w:right="15"/>
      </w:pPr>
      <w:r>
        <w:t>Debt, moral and spiritual , 11</w:t>
      </w:r>
    </w:p>
    <w:p w14:paraId="1CC72882" w14:textId="77777777" w:rsidR="00064EE2" w:rsidRDefault="00000000">
      <w:pPr>
        <w:ind w:left="-5" w:right="15"/>
      </w:pPr>
      <w:r>
        <w:t>Delphi, oracle at , Opening</w:t>
      </w:r>
    </w:p>
    <w:p w14:paraId="1F69B9C7" w14:textId="77777777" w:rsidR="00064EE2" w:rsidRDefault="00000000">
      <w:pPr>
        <w:ind w:left="-5" w:right="15"/>
      </w:pPr>
      <w:r>
        <w:t>Drones, and the removal of refusal , 12</w:t>
      </w:r>
    </w:p>
    <w:p w14:paraId="3608C3C3" w14:textId="77777777" w:rsidR="00064EE2" w:rsidRDefault="00000000">
      <w:pPr>
        <w:ind w:left="-5" w:right="15"/>
      </w:pPr>
      <w:r>
        <w:t>Entropy, and why circulation must return , 10</w:t>
      </w:r>
    </w:p>
    <w:p w14:paraId="094AD9B9" w14:textId="77777777" w:rsidR="00064EE2" w:rsidRDefault="00000000">
      <w:pPr>
        <w:ind w:left="-5" w:right="15"/>
      </w:pPr>
      <w:r>
        <w:t>Flip, the , 2, 6, 8</w:t>
      </w:r>
    </w:p>
    <w:p w14:paraId="178F456F" w14:textId="77777777" w:rsidR="00064EE2" w:rsidRDefault="00000000">
      <w:pPr>
        <w:ind w:left="-5" w:right="15"/>
      </w:pPr>
      <w:r>
        <w:t>Gadianton robbers , 9</w:t>
      </w:r>
    </w:p>
    <w:p w14:paraId="6E6761C7" w14:textId="77777777" w:rsidR="00064EE2" w:rsidRDefault="00000000">
      <w:pPr>
        <w:ind w:left="-5" w:right="15"/>
      </w:pPr>
      <w:r>
        <w:t>God of the gaps (Drummond, Coulson) , Opening</w:t>
      </w:r>
    </w:p>
    <w:p w14:paraId="0F1F00D0" w14:textId="77777777" w:rsidR="00064EE2" w:rsidRDefault="00000000">
      <w:pPr>
        <w:ind w:left="-5" w:right="15"/>
      </w:pPr>
      <w:r>
        <w:t>Gospel, from gōd-spell , 3</w:t>
      </w:r>
    </w:p>
    <w:p w14:paraId="336EE63C" w14:textId="77777777" w:rsidR="00064EE2" w:rsidRDefault="00000000">
      <w:pPr>
        <w:ind w:left="-5" w:right="15"/>
      </w:pPr>
      <w:r>
        <w:t>Heuristics , 1, 7</w:t>
      </w:r>
    </w:p>
    <w:p w14:paraId="408347E4" w14:textId="77777777" w:rsidR="00064EE2" w:rsidRDefault="00000000">
      <w:pPr>
        <w:ind w:left="-5" w:right="15"/>
      </w:pPr>
      <w:r>
        <w:t>Hunger Games , 4, 12</w:t>
      </w:r>
    </w:p>
    <w:p w14:paraId="0769C33C" w14:textId="77777777" w:rsidR="00064EE2" w:rsidRDefault="00000000">
      <w:pPr>
        <w:ind w:left="-5" w:right="15"/>
      </w:pPr>
      <w:r>
        <w:t>I, Robot , 12</w:t>
      </w:r>
    </w:p>
    <w:p w14:paraId="7F737A42" w14:textId="77777777" w:rsidR="00064EE2" w:rsidRDefault="00000000">
      <w:pPr>
        <w:ind w:left="-5" w:right="15"/>
      </w:pPr>
      <w:r>
        <w:t>Iraq, euro conversion and invasion , 8</w:t>
      </w:r>
    </w:p>
    <w:p w14:paraId="0C262F4A" w14:textId="77777777" w:rsidR="00064EE2" w:rsidRDefault="00000000">
      <w:pPr>
        <w:ind w:left="-5" w:right="15"/>
      </w:pPr>
      <w:r>
        <w:t>Janissary corps , 9</w:t>
      </w:r>
    </w:p>
    <w:p w14:paraId="2FF0E05B" w14:textId="77777777" w:rsidR="00064EE2" w:rsidRDefault="00000000">
      <w:pPr>
        <w:ind w:left="-5" w:right="15"/>
      </w:pPr>
      <w:r>
        <w:t>Jesus, red words as inversion , 6</w:t>
      </w:r>
    </w:p>
    <w:p w14:paraId="46DBDEEC" w14:textId="77777777" w:rsidR="00064EE2" w:rsidRDefault="00000000">
      <w:pPr>
        <w:ind w:left="-5" w:right="15"/>
      </w:pPr>
      <w:r>
        <w:t>Joseph in Egypt, as capture template , 6</w:t>
      </w:r>
    </w:p>
    <w:p w14:paraId="7C03D1BB" w14:textId="77777777" w:rsidR="00064EE2" w:rsidRDefault="00000000">
      <w:pPr>
        <w:ind w:left="-5" w:right="15"/>
      </w:pPr>
      <w:r>
        <w:t>Jubilee , 11</w:t>
      </w:r>
    </w:p>
    <w:p w14:paraId="3991F682" w14:textId="77777777" w:rsidR="00064EE2" w:rsidRDefault="00000000">
      <w:pPr>
        <w:ind w:left="-5" w:right="15"/>
      </w:pPr>
      <w:r>
        <w:t>Legion, and the Gerasene account , 6</w:t>
      </w:r>
    </w:p>
    <w:p w14:paraId="2FAAB191" w14:textId="77777777" w:rsidR="00064EE2" w:rsidRDefault="00000000">
      <w:pPr>
        <w:ind w:left="-5" w:right="15"/>
      </w:pPr>
      <w:r>
        <w:t>Loki Law , 8</w:t>
      </w:r>
    </w:p>
    <w:p w14:paraId="426AE76F" w14:textId="77777777" w:rsidR="00064EE2" w:rsidRDefault="00000000">
      <w:pPr>
        <w:ind w:left="-5" w:right="15"/>
      </w:pPr>
      <w:r>
        <w:t>London Debt Agreement, 1953 , 11</w:t>
      </w:r>
    </w:p>
    <w:p w14:paraId="1A3D6C69" w14:textId="77777777" w:rsidR="00064EE2" w:rsidRDefault="00000000">
      <w:pPr>
        <w:ind w:left="-5" w:right="15"/>
      </w:pPr>
      <w:r>
        <w:t>Masonic lodge, architecture of , 5</w:t>
      </w:r>
    </w:p>
    <w:p w14:paraId="4174BEE1" w14:textId="77777777" w:rsidR="00064EE2" w:rsidRDefault="00000000">
      <w:pPr>
        <w:ind w:left="-5" w:right="15"/>
      </w:pPr>
      <w:r>
        <w:t>Masonic and LDS penalty gestures , 5</w:t>
      </w:r>
    </w:p>
    <w:p w14:paraId="36CB8333" w14:textId="77777777" w:rsidR="00064EE2" w:rsidRDefault="00000000">
      <w:pPr>
        <w:ind w:left="-5" w:right="15"/>
      </w:pPr>
      <w:r>
        <w:t>Matrix, The , 12</w:t>
      </w:r>
    </w:p>
    <w:p w14:paraId="3874FD9D" w14:textId="77777777" w:rsidR="00064EE2" w:rsidRDefault="00000000">
      <w:pPr>
        <w:ind w:left="-5" w:right="15"/>
      </w:pPr>
      <w:r>
        <w:t>Minab school strike , 4, 8</w:t>
      </w:r>
    </w:p>
    <w:p w14:paraId="7B3251D0" w14:textId="77777777" w:rsidR="00064EE2" w:rsidRDefault="00000000">
      <w:pPr>
        <w:ind w:left="-5" w:right="15"/>
      </w:pPr>
      <w:r>
        <w:t>Mirror, mirror, and the oracle , Opening</w:t>
      </w:r>
    </w:p>
    <w:p w14:paraId="54799A56" w14:textId="77777777" w:rsidR="00064EE2" w:rsidRDefault="00000000">
      <w:pPr>
        <w:ind w:left="-5" w:right="15"/>
      </w:pPr>
      <w:r>
        <w:t>Mitochondria, and the three centers , Opening, 13</w:t>
      </w:r>
    </w:p>
    <w:p w14:paraId="5822C628" w14:textId="77777777" w:rsidR="00064EE2" w:rsidRDefault="00000000">
      <w:pPr>
        <w:ind w:left="-5" w:right="15"/>
      </w:pPr>
      <w:r>
        <w:t>Money, as transport layer , 10</w:t>
      </w:r>
    </w:p>
    <w:p w14:paraId="4918E278" w14:textId="77777777" w:rsidR="00064EE2" w:rsidRDefault="00000000">
      <w:pPr>
        <w:ind w:left="-5" w:right="15"/>
      </w:pPr>
      <w:r>
        <w:t>Monkeys, the Three , 3</w:t>
      </w:r>
    </w:p>
    <w:p w14:paraId="5AB4EBAF" w14:textId="77777777" w:rsidR="00064EE2" w:rsidRDefault="00000000">
      <w:pPr>
        <w:ind w:left="-5" w:right="15"/>
      </w:pPr>
      <w:r>
        <w:t>Musashi, Miyamoto , 2</w:t>
      </w:r>
    </w:p>
    <w:p w14:paraId="69C28D76" w14:textId="77777777" w:rsidR="00064EE2" w:rsidRDefault="00000000">
      <w:pPr>
        <w:ind w:left="-5" w:right="15"/>
      </w:pPr>
      <w:r>
        <w:t>Newspeak , 3</w:t>
      </w:r>
    </w:p>
    <w:p w14:paraId="67B9CF7E" w14:textId="77777777" w:rsidR="00064EE2" w:rsidRDefault="00000000">
      <w:pPr>
        <w:ind w:left="-5" w:right="15"/>
      </w:pPr>
      <w:r>
        <w:t>Noah, and the authority to reset , 6</w:t>
      </w:r>
    </w:p>
    <w:p w14:paraId="5E59F6A1" w14:textId="77777777" w:rsidR="00064EE2" w:rsidRDefault="00000000">
      <w:pPr>
        <w:ind w:left="-5" w:right="15"/>
      </w:pPr>
      <w:r>
        <w:t>Oath, as Bolt , 2, 5, 9</w:t>
      </w:r>
    </w:p>
    <w:p w14:paraId="3C5760DF" w14:textId="77777777" w:rsidR="00064EE2" w:rsidRDefault="00000000">
      <w:pPr>
        <w:ind w:left="-5" w:right="15"/>
      </w:pPr>
      <w:r>
        <w:t>Pascal’s wager, as paradox Bolt , 2</w:t>
      </w:r>
    </w:p>
    <w:p w14:paraId="7F2C1171" w14:textId="77777777" w:rsidR="00064EE2" w:rsidRDefault="00000000">
      <w:pPr>
        <w:ind w:left="-5" w:right="15"/>
      </w:pPr>
      <w:r>
        <w:t>Petrodollar, and what actually held it , 8</w:t>
      </w:r>
    </w:p>
    <w:p w14:paraId="58A6125D" w14:textId="77777777" w:rsidR="00064EE2" w:rsidRDefault="00000000">
      <w:pPr>
        <w:ind w:left="-5" w:right="15"/>
      </w:pPr>
      <w:r>
        <w:t>Praetorian Guard , 8, 9</w:t>
      </w:r>
    </w:p>
    <w:p w14:paraId="761B4C6E" w14:textId="77777777" w:rsidR="00064EE2" w:rsidRDefault="00000000">
      <w:pPr>
        <w:ind w:left="-5" w:right="15"/>
      </w:pPr>
      <w:r>
        <w:t>Prophecy, self-fulfilling , 7</w:t>
      </w:r>
    </w:p>
    <w:p w14:paraId="104FFF37" w14:textId="77777777" w:rsidR="00064EE2" w:rsidRDefault="00000000">
      <w:pPr>
        <w:ind w:left="-5" w:right="15"/>
      </w:pPr>
      <w:r>
        <w:t>Render unto Caesar , 6</w:t>
      </w:r>
    </w:p>
    <w:p w14:paraId="67FEA025" w14:textId="77777777" w:rsidR="00064EE2" w:rsidRDefault="00000000">
      <w:pPr>
        <w:ind w:left="-5" w:right="15"/>
      </w:pPr>
      <w:r>
        <w:t>Rome, correlated to the United States , 8</w:t>
      </w:r>
    </w:p>
    <w:p w14:paraId="2E528A01" w14:textId="77777777" w:rsidR="00064EE2" w:rsidRDefault="00000000">
      <w:pPr>
        <w:ind w:left="-5" w:right="15"/>
      </w:pPr>
      <w:r>
        <w:t>Round Table, and the shape of power , 5</w:t>
      </w:r>
    </w:p>
    <w:p w14:paraId="2F8504AF" w14:textId="77777777" w:rsidR="00064EE2" w:rsidRDefault="00000000">
      <w:pPr>
        <w:ind w:left="-5" w:right="15"/>
      </w:pPr>
      <w:r>
        <w:t>Ruiz, Don Miguel, the first agreement , 1, 3</w:t>
      </w:r>
    </w:p>
    <w:p w14:paraId="1D116985" w14:textId="77777777" w:rsidR="00064EE2" w:rsidRDefault="00000000">
      <w:pPr>
        <w:ind w:left="-5" w:right="15"/>
      </w:pPr>
      <w:r>
        <w:t>Second mile, the , 6</w:t>
      </w:r>
    </w:p>
    <w:p w14:paraId="4009D2C8" w14:textId="77777777" w:rsidR="00064EE2" w:rsidRDefault="00000000">
      <w:pPr>
        <w:ind w:left="-5" w:right="15"/>
      </w:pPr>
      <w:r>
        <w:t>Secret combinations , 9</w:t>
      </w:r>
    </w:p>
    <w:p w14:paraId="53E816BA" w14:textId="77777777" w:rsidR="00064EE2" w:rsidRDefault="00000000">
      <w:pPr>
        <w:ind w:left="-5" w:right="15"/>
      </w:pPr>
      <w:r>
        <w:t>Sēmeion (Greek: sign, symptom) , Opening</w:t>
      </w:r>
    </w:p>
    <w:p w14:paraId="09BCAFC5" w14:textId="77777777" w:rsidR="00064EE2" w:rsidRDefault="00000000">
      <w:pPr>
        <w:ind w:left="-5" w:right="15"/>
      </w:pPr>
      <w:r>
        <w:t>Shmita, seven-year release , 11</w:t>
      </w:r>
    </w:p>
    <w:p w14:paraId="26AFD602" w14:textId="77777777" w:rsidR="00064EE2" w:rsidRDefault="00000000">
      <w:pPr>
        <w:ind w:left="-5" w:right="15"/>
      </w:pPr>
      <w:r>
        <w:t>Star Wars , 12</w:t>
      </w:r>
    </w:p>
    <w:p w14:paraId="42B1E278" w14:textId="77777777" w:rsidR="00064EE2" w:rsidRDefault="00000000">
      <w:pPr>
        <w:ind w:left="-5" w:right="15"/>
      </w:pPr>
      <w:r>
        <w:t>Steward, the , 3</w:t>
      </w:r>
    </w:p>
    <w:p w14:paraId="3D49E3F8" w14:textId="77777777" w:rsidR="00064EE2" w:rsidRDefault="00000000">
      <w:pPr>
        <w:ind w:left="-5" w:right="15"/>
      </w:pPr>
      <w:commentRangeStart w:id="74"/>
      <w:del w:id="9148" w:author="Perplexity Computer" w:date="2026-08-23T11:00:00Z">
        <w:r>
          <w:delText>Stake, wooden, as document , 12</w:delText>
        </w:r>
      </w:del>
      <w:ins w:id="9149" w:author="Perplexity Computer" w:date="2026-08-23T11:00:00Z">
        <w:r>
          <w:t>Stake, wooden, as document, 12</w:t>
        </w:r>
      </w:ins>
      <w:commentRangeEnd w:id="74"/>
      <w:r>
        <w:rPr>
          <w:rStyle w:val="CommentReference"/>
        </w:rPr>
        <w:commentReference w:id="74"/>
      </w:r>
    </w:p>
    <w:p w14:paraId="56BB7AC8" w14:textId="77777777" w:rsidR="00064EE2" w:rsidRDefault="00000000">
      <w:pPr>
        <w:ind w:left="-5" w:right="15"/>
      </w:pPr>
      <w:r>
        <w:t>Sunk cost , 2, 9</w:t>
      </w:r>
    </w:p>
    <w:p w14:paraId="716234C1" w14:textId="77777777" w:rsidR="00064EE2" w:rsidRDefault="00000000">
      <w:pPr>
        <w:ind w:left="-5" w:right="15"/>
      </w:pPr>
      <w:r>
        <w:t>Tomahawk, and the triple tap , 4</w:t>
      </w:r>
    </w:p>
    <w:p w14:paraId="5F8EB1BE" w14:textId="77777777" w:rsidR="00064EE2" w:rsidRDefault="00000000">
      <w:pPr>
        <w:ind w:left="-5" w:right="15"/>
      </w:pPr>
      <w:r>
        <w:t>Trinity, structural reading of , 5</w:t>
      </w:r>
    </w:p>
    <w:p w14:paraId="0045B9F1" w14:textId="77777777" w:rsidR="00064EE2" w:rsidRDefault="00000000">
      <w:pPr>
        <w:ind w:left="-5" w:right="15"/>
      </w:pPr>
      <w:r>
        <w:t>Turn the other cheek , 6</w:t>
      </w:r>
    </w:p>
    <w:p w14:paraId="0DFB05F4" w14:textId="77777777" w:rsidR="00064EE2" w:rsidRDefault="00000000">
      <w:pPr>
        <w:ind w:left="-5" w:right="15"/>
      </w:pPr>
      <w:r>
        <w:t>Vampires, as office rather than person , 12</w:t>
      </w:r>
    </w:p>
    <w:p w14:paraId="72202C58" w14:textId="77777777" w:rsidR="00064EE2" w:rsidRDefault="00000000">
      <w:pPr>
        <w:ind w:left="-5" w:right="15"/>
      </w:pPr>
      <w:r>
        <w:t>Venezuela, and the closed channel , 10</w:t>
      </w:r>
    </w:p>
    <w:p w14:paraId="575217D8" w14:textId="77777777" w:rsidR="00064EE2" w:rsidRDefault="00000000">
      <w:pPr>
        <w:ind w:left="-5" w:right="15"/>
      </w:pPr>
      <w:r>
        <w:t>Watts, Alan (spotlight, floodlight, ignore-ance) , 1</w:t>
      </w:r>
    </w:p>
    <w:p w14:paraId="0369B0D5" w14:textId="77777777" w:rsidR="00064EE2" w:rsidRDefault="00000000">
      <w:pPr>
        <w:ind w:left="-5" w:right="15"/>
      </w:pPr>
      <w:r>
        <w:t>Weld, the , 5, 13</w:t>
      </w:r>
    </w:p>
    <w:p w14:paraId="08B19C6C" w14:textId="77777777" w:rsidR="00064EE2" w:rsidRDefault="00000000">
      <w:pPr>
        <w:ind w:left="-5" w:right="15"/>
      </w:pPr>
      <w:r>
        <w:t>Wizard of Oz, and redaction , 12</w:t>
      </w:r>
    </w:p>
    <w:p w14:paraId="20CA81D3" w14:textId="77777777" w:rsidR="00064EE2" w:rsidRDefault="00000000">
      <w:pPr>
        <w:spacing w:after="372"/>
        <w:ind w:left="-5" w:right="15"/>
      </w:pPr>
      <w:r>
        <w:t>Women, and the transmission of the map , 7</w:t>
      </w:r>
    </w:p>
    <w:p w14:paraId="13E34409" w14:textId="77777777" w:rsidR="00064EE2" w:rsidRDefault="00000000">
      <w:pPr>
        <w:spacing w:after="113" w:line="259" w:lineRule="auto"/>
        <w:ind w:left="-5"/>
      </w:pPr>
      <w:r>
        <w:rPr>
          <w:b/>
          <w:sz w:val="24"/>
        </w:rPr>
        <w:t>You were never the one in charge.</w:t>
      </w:r>
    </w:p>
    <w:p w14:paraId="10B5D295" w14:textId="77777777" w:rsidR="00064EE2" w:rsidRDefault="00000000">
      <w:pPr>
        <w:ind w:left="-5" w:right="15"/>
      </w:pPr>
      <w:r>
        <w:t>Your heart beats without asking. Your eyes shut before you decide to blink. And long before you had language, you entered a world already full of maps: words, rituals, money, institutions, loyalties, stories about what matters and who decides. This book is about those maps.</w:t>
      </w:r>
    </w:p>
    <w:p w14:paraId="2A5C5248" w14:textId="77777777" w:rsidR="00064EE2" w:rsidRDefault="00000000">
      <w:pPr>
        <w:ind w:left="-5" w:right="15"/>
      </w:pPr>
      <w:r>
        <w:t>It follows the rooms that teach hierarchy before anyone speaks, the language that makes consequences harder to see, the ancient stories that still function as operating instructions, the prophecies that help manufacture their own fulfillment, the institutions that can be captured from inside, the money that works because people agree it does, and the old problem of what debt does when obligations compound faster than lives can absorb them.</w:t>
      </w:r>
    </w:p>
    <w:p w14:paraId="32CD57D1" w14:textId="77777777" w:rsidR="00064EE2" w:rsidRDefault="00000000">
      <w:pPr>
        <w:ind w:left="-5" w:right="15"/>
      </w:pPr>
      <w:r>
        <w:t>None of it requires a conspiracy. It requires only that enough people carry the same map and stop noticing that somebody drew it.</w:t>
      </w:r>
    </w:p>
    <w:p w14:paraId="0AAEC798" w14:textId="77777777" w:rsidR="00064EE2" w:rsidRDefault="00000000">
      <w:pPr>
        <w:ind w:left="-5" w:right="15"/>
      </w:pPr>
      <w:r>
        <w:t xml:space="preserve">This is the outward half of the argument. Book Two, </w:t>
      </w:r>
      <w:r>
        <w:rPr>
          <w:i/>
        </w:rPr>
        <w:t>The Mitochondrial Self</w:t>
      </w:r>
      <w:r>
        <w:t>, turns the same question inward and asks what the living thing receiving all those maps actually is.</w:t>
      </w:r>
    </w:p>
    <w:p w14:paraId="6E2BBD73" w14:textId="77777777" w:rsidR="00064EE2" w:rsidRDefault="00000000">
      <w:pPr>
        <w:spacing w:after="121"/>
        <w:ind w:left="-5"/>
      </w:pPr>
      <w:r>
        <w:rPr>
          <w:i/>
        </w:rPr>
        <w:t>Read Book One first. Book Two was there first.</w:t>
      </w:r>
    </w:p>
    <w:p w14:paraId="1F0FDD90" w14:textId="77777777" w:rsidR="00064EE2" w:rsidRDefault="00000000">
      <w:pPr>
        <w:spacing w:after="121"/>
        <w:ind w:left="-5"/>
      </w:pPr>
      <w:r>
        <w:rPr>
          <w:i/>
        </w:rPr>
        <w:t>Energy flows from within. Meaning radiates without. Life is the bridge.</w:t>
      </w:r>
    </w:p>
    <w:p w14:paraId="3EB3AFA9" w14:textId="77777777" w:rsidR="00064EE2" w:rsidRDefault="00000000">
      <w:pPr>
        <w:spacing w:after="121"/>
        <w:ind w:left="-5"/>
      </w:pPr>
      <w:r>
        <w:rPr>
          <w:i/>
        </w:rPr>
        <w:t>Sources in the notes. Errors corrected in public.</w:t>
      </w:r>
    </w:p>
    <w:p w14:paraId="0E66B1C7" w14:textId="77777777" w:rsidR="00064EE2" w:rsidRDefault="00000000">
      <w:pPr>
        <w:ind w:left="-5" w:right="15"/>
      </w:pPr>
      <w:r>
        <w:t>END</w:t>
      </w:r>
    </w:p>
    <w:sectPr w:rsidR="00064EE2">
      <w:footerReference w:type="even" r:id="rId7"/>
      <w:footerReference w:type="default" r:id="rId8"/>
      <w:footerReference w:type="first" r:id="rId9"/>
      <w:pgSz w:w="8640" w:h="12960"/>
      <w:pgMar w:top="989" w:right="893" w:bottom="1045" w:left="1008"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rplexity Computer" w:date="2026-08-23T16:22:24Z" w:initials="P">
    <w:p w14:paraId="359F8C2D" w14:textId="77777777">
      <w:r>
        <w:rPr>
          <w:rStyle w:val="CommentReference"/>
        </w:rPr>
        <w:annotationRef/>
      </w:r>
      <w:r>
        <w:rPr>
          <w:color w:val="000000"/>
          <w:sz w:val="20"/>
          <w:szCs w:val="20"/>
        </w:rPr>
        <w:t>[Narrative/Logic | low] The subtitle has been merged into the copyright line, so the subtitle and the copyright notice read as one sentence.</w:t>
      </w:r>
    </w:p>
  </w:comment>
  <w:comment w:id="1" w:author="Perplexity Computer" w:date="2026-08-23T16:22:24Z" w:initials="P">
    <w:p w14:paraId="73059E7A" w14:textId="77777777">
      <w:r>
        <w:rPr>
          <w:rStyle w:val="CommentReference"/>
        </w:rPr>
        <w:annotationRef/>
      </w:r>
      <w:r>
        <w:rPr>
          <w:color w:val="000000"/>
          <w:sz w:val="20"/>
          <w:szCs w:val="20"/>
        </w:rPr>
        <w:t>[Spelling/Grammar | low] Punctuation is inconsistent with the rest of the contents list, which separates title from subtitle with a comma. A period is used here and the word Opening runs straight into the title.</w:t>
      </w:r>
    </w:p>
  </w:comment>
  <w:comment w:id="2" w:author="Perplexity Computer" w:date="2026-08-23T16:22:24Z" w:initials="P">
    <w:p w14:paraId="3D4A4B6B" w14:textId="77777777">
      <w:r>
        <w:rPr>
          <w:rStyle w:val="CommentReference"/>
        </w:rPr>
        <w:annotationRef/>
      </w:r>
      <w:r>
        <w:rPr>
          <w:color w:val="000000"/>
          <w:sz w:val="20"/>
          <w:szCs w:val="20"/>
        </w:rPr>
        <w:t>[Narrative/Logic | medium] The contents entry does not match the chapter subtitle in the body, which reads “How Language Becomes Control, and How to Become a Steward of What Passes Through You.”</w:t>
      </w:r>
    </w:p>
  </w:comment>
  <w:comment w:id="3" w:author="Perplexity Computer" w:date="2026-08-23T16:22:24Z" w:initials="P">
    <w:p w14:paraId="0899574A" w14:textId="77777777">
      <w:r>
        <w:rPr>
          <w:rStyle w:val="CommentReference"/>
        </w:rPr>
        <w:annotationRef/>
      </w:r>
      <w:r>
        <w:rPr>
          <w:color w:val="000000"/>
          <w:sz w:val="20"/>
          <w:szCs w:val="20"/>
        </w:rPr>
        <w:t>[Narrative/Logic | medium] The contents entry omits the second half of the body subtitle, which reads “Why I Can See This From Where I Stand, and Why I Almost Didn’t Say It.”</w:t>
      </w:r>
    </w:p>
  </w:comment>
  <w:comment w:id="4" w:author="Perplexity Computer" w:date="2026-08-23T16:22:24Z" w:initials="P">
    <w:p w14:paraId="5806AC29" w14:textId="77777777">
      <w:r>
        <w:rPr>
          <w:rStyle w:val="CommentReference"/>
        </w:rPr>
        <w:annotationRef/>
      </w:r>
      <w:r>
        <w:rPr>
          <w:color w:val="000000"/>
          <w:sz w:val="20"/>
          <w:szCs w:val="20"/>
        </w:rPr>
        <w:t>[Narrative/Logic | medium] The contents entry drops the article used in the body heading, which reads “Ritual, Symbol, and the Architecture of Control.”</w:t>
      </w:r>
    </w:p>
  </w:comment>
  <w:comment w:id="5" w:author="Perplexity Computer" w:date="2026-08-23T16:22:24Z" w:initials="P">
    <w:p w14:paraId="1B4EA8C5" w14:textId="77777777">
      <w:r>
        <w:rPr>
          <w:rStyle w:val="CommentReference"/>
        </w:rPr>
        <w:annotationRef/>
      </w:r>
      <w:r>
        <w:rPr>
          <w:color w:val="000000"/>
          <w:sz w:val="20"/>
          <w:szCs w:val="20"/>
        </w:rPr>
        <w:t>[Spelling/Grammar | low] A period separates title from subtitle here while every neighbouring entry uses a comma.</w:t>
      </w:r>
    </w:p>
  </w:comment>
  <w:comment w:id="6" w:author="Perplexity Computer" w:date="2026-08-23T16:22:24Z" w:initials="P">
    <w:p w14:paraId="4CCE4C34" w14:textId="77777777">
      <w:r>
        <w:rPr>
          <w:rStyle w:val="CommentReference"/>
        </w:rPr>
        <w:annotationRef/>
      </w:r>
      <w:r>
        <w:rPr>
          <w:color w:val="000000"/>
          <w:sz w:val="20"/>
          <w:szCs w:val="20"/>
        </w:rPr>
        <w:t>[Spelling/Grammar | low] A period separates title from subtitle here while the surrounding entries use a comma.</w:t>
      </w:r>
    </w:p>
  </w:comment>
  <w:comment w:id="7" w:author="Perplexity Computer" w:date="2026-08-23T16:22:24Z" w:initials="P">
    <w:p w14:paraId="171F6763" w14:textId="77777777">
      <w:r>
        <w:rPr>
          <w:rStyle w:val="CommentReference"/>
        </w:rPr>
        <w:annotationRef/>
      </w:r>
      <w:r>
        <w:rPr>
          <w:color w:val="000000"/>
          <w:sz w:val="20"/>
          <w:szCs w:val="20"/>
        </w:rPr>
        <w:t>[Narrative/Logic | medium] The Preface presents the project as four books, but the front matter announces only a two-book pair (“Book Two is The Mitochondrial Self” and “Companion volume: The Mitochondrial Self”). Either the front matter should list all four titles or the Preface should describe the pair plus related works.</w:t>
      </w:r>
    </w:p>
  </w:comment>
  <w:comment w:id="8" w:author="Perplexity Computer" w:date="2026-08-23T16:22:24Z" w:initials="P">
    <w:p w14:paraId="5912D99B" w14:textId="77777777">
      <w:r>
        <w:rPr>
          <w:rStyle w:val="CommentReference"/>
        </w:rPr>
        <w:annotationRef/>
      </w:r>
      <w:r>
        <w:rPr>
          <w:color w:val="000000"/>
          <w:sz w:val="20"/>
          <w:szCs w:val="20"/>
        </w:rPr>
        <w:t>[Narrative/Logic | low] This titled front-matter section is missing from the Table of Contents, which jumps from Preface to the Opening.</w:t>
      </w:r>
    </w:p>
  </w:comment>
  <w:comment w:id="9" w:author="Perplexity Computer" w:date="2026-08-23T16:22:24Z" w:initials="P">
    <w:p w14:paraId="7183C154" w14:textId="77777777">
      <w:r>
        <w:rPr>
          <w:rStyle w:val="CommentReference"/>
        </w:rPr>
        <w:annotationRef/>
      </w:r>
      <w:r>
        <w:rPr>
          <w:color w:val="000000"/>
          <w:sz w:val="20"/>
          <w:szCs w:val="20"/>
        </w:rPr>
        <w:t>[Narrative/Logic | low] The subtitle and the Greek epigraph have merged into a single line, so the epigraph reads as part of the heading.</w:t>
      </w:r>
    </w:p>
  </w:comment>
  <w:comment w:id="10" w:author="Perplexity Computer" w:date="2026-08-23T16:22:24Z" w:initials="P">
    <w:p w14:paraId="59BA128A" w14:textId="77777777">
      <w:r>
        <w:rPr>
          <w:rStyle w:val="CommentReference"/>
        </w:rPr>
        <w:annotationRef/>
      </w:r>
      <w:r>
        <w:rPr>
          <w:color w:val="000000"/>
          <w:sz w:val="20"/>
          <w:szCs w:val="20"/>
        </w:rPr>
        <w:t>[Narrative/Logic | medium] The first note marker to appear in the text is [2]; marker [1] does not appear until two paragraphs later. Renumber the markers in the order they occur.</w:t>
      </w:r>
    </w:p>
  </w:comment>
  <w:comment w:id="11" w:author="Perplexity Computer" w:date="2026-08-23T16:22:25Z" w:initials="P">
    <w:p w14:paraId="6F77DB15" w14:textId="77777777">
      <w:r>
        <w:rPr>
          <w:rStyle w:val="CommentReference"/>
        </w:rPr>
        <w:annotationRef/>
      </w:r>
      <w:r>
        <w:rPr>
          <w:color w:val="000000"/>
          <w:sz w:val="20"/>
          <w:szCs w:val="20"/>
        </w:rPr>
        <w:t>[Narrative/Logic | medium] Marker [1] appears after marker [2], so the note sequence is out of order at the very first citation in the book.</w:t>
      </w:r>
    </w:p>
  </w:comment>
  <w:comment w:id="12" w:author="Perplexity Computer" w:date="2026-08-23T16:22:25Z" w:initials="P">
    <w:p w14:paraId="5849B35E" w14:textId="77777777">
      <w:r>
        <w:rPr>
          <w:rStyle w:val="CommentReference"/>
        </w:rPr>
        <w:annotationRef/>
      </w:r>
      <w:r>
        <w:rPr>
          <w:color w:val="000000"/>
          <w:sz w:val="20"/>
          <w:szCs w:val="20"/>
        </w:rPr>
        <w:t>[Narrative/Logic | medium] A specific quantitative claim about the number of heuristics a person runs is asserted with no note and no evidentiary label, which the book’s own Reading Key requires for checkable claims.</w:t>
      </w:r>
    </w:p>
  </w:comment>
  <w:comment w:id="13" w:author="Perplexity Computer" w:date="2026-08-23T16:22:25Z" w:initials="P">
    <w:p w14:paraId="32288928" w14:textId="77777777">
      <w:r>
        <w:rPr>
          <w:rStyle w:val="CommentReference"/>
        </w:rPr>
        <w:annotationRef/>
      </w:r>
      <w:r>
        <w:rPr>
          <w:color w:val="000000"/>
          <w:sz w:val="20"/>
          <w:szCs w:val="20"/>
        </w:rPr>
        <w:t>[Narrative/Logic | medium] An absolute claim is made without qualification or a note, which conflicts with the Reading Key’s requirement that interpretive claims be written with the qualification they require, and with the Author’s Note statement that any fact should change if it fails.</w:t>
      </w:r>
    </w:p>
  </w:comment>
  <w:comment w:id="14" w:author="Perplexity Computer" w:date="2026-08-23T16:22:25Z" w:initials="P">
    <w:p w14:paraId="25F9D8E9" w14:textId="77777777">
      <w:r>
        <w:rPr>
          <w:rStyle w:val="CommentReference"/>
        </w:rPr>
        <w:annotationRef/>
      </w:r>
      <w:r>
        <w:rPr>
          <w:color w:val="000000"/>
          <w:sz w:val="20"/>
          <w:szCs w:val="20"/>
        </w:rPr>
        <w:t>[Narrative/Logic | medium] Marker [25] is used here in Chapter One, but its note is filed last in the Notes, after the Chapter Twelve notes. Note numbering does not follow the order of citation.</w:t>
      </w:r>
    </w:p>
  </w:comment>
  <w:comment w:id="15" w:author="Perplexity Computer" w:date="2026-08-23T16:22:25Z" w:initials="P">
    <w:p w14:paraId="3D412D29" w14:textId="77777777">
      <w:r>
        <w:rPr>
          <w:rStyle w:val="CommentReference"/>
        </w:rPr>
        <w:annotationRef/>
      </w:r>
      <w:r>
        <w:rPr>
          <w:color w:val="000000"/>
          <w:sz w:val="20"/>
          <w:szCs w:val="20"/>
        </w:rPr>
        <w:t>[Narrative/Logic | low] The passage has just established Watts’s two terms as spotlight and floodlight; introducing a third word, flashlight, breaks the terminology the chapter and the index rely on.</w:t>
      </w:r>
    </w:p>
  </w:comment>
  <w:comment w:id="16" w:author="Perplexity Computer" w:date="2026-08-23T16:22:25Z" w:initials="P">
    <w:p w14:paraId="7D25EF1B" w14:textId="77777777">
      <w:r>
        <w:rPr>
          <w:rStyle w:val="CommentReference"/>
        </w:rPr>
        <w:annotationRef/>
      </w:r>
      <w:r>
        <w:rPr>
          <w:color w:val="000000"/>
          <w:sz w:val="20"/>
          <w:szCs w:val="20"/>
        </w:rPr>
        <w:t>[Spelling/Grammar | low] Comma splice: two independent clauses are joined by a comma.</w:t>
      </w:r>
    </w:p>
  </w:comment>
  <w:comment w:id="17" w:author="Perplexity Computer" w:date="2026-08-23T16:22:25Z" w:initials="P">
    <w:p w14:paraId="60D4105F" w14:textId="77777777">
      <w:r>
        <w:rPr>
          <w:rStyle w:val="CommentReference"/>
        </w:rPr>
        <w:annotationRef/>
      </w:r>
      <w:r>
        <w:rPr>
          <w:color w:val="000000"/>
          <w:sz w:val="20"/>
          <w:szCs w:val="20"/>
        </w:rPr>
        <w:t>[Spelling/Grammar | low] The name is spelled Kojirō with a macron everywhere else in the chapter and in the notes; the macron is missing here.</w:t>
      </w:r>
    </w:p>
  </w:comment>
  <w:comment w:id="18" w:author="Perplexity Computer" w:date="2026-08-23T16:22:25Z" w:initials="P">
    <w:p w14:paraId="4A325232" w14:textId="77777777">
      <w:r>
        <w:rPr>
          <w:rStyle w:val="CommentReference"/>
        </w:rPr>
        <w:annotationRef/>
      </w:r>
      <w:r>
        <w:rPr>
          <w:color w:val="000000"/>
          <w:sz w:val="20"/>
          <w:szCs w:val="20"/>
        </w:rPr>
        <w:t>[Narrative/Logic | high] Marker [10] resolves to the Chapter Six note on the red words, not to anything in this Chapter Three passage on euangelion. The correct note for this material is the Chapter Three note on spell and gospel.</w:t>
      </w:r>
    </w:p>
  </w:comment>
  <w:comment w:id="19" w:author="Perplexity Computer" w:date="2026-08-23T16:22:25Z" w:initials="P">
    <w:p w14:paraId="4F7BAC6E" w14:textId="77777777">
      <w:r>
        <w:rPr>
          <w:rStyle w:val="CommentReference"/>
        </w:rPr>
        <w:annotationRef/>
      </w:r>
      <w:r>
        <w:rPr>
          <w:color w:val="000000"/>
          <w:sz w:val="20"/>
          <w:szCs w:val="20"/>
        </w:rPr>
        <w:t>[Narrative/Logic | low] Marker [4] appears after marker [5], so the note numbering does not follow the order of citation in this chapter.</w:t>
      </w:r>
    </w:p>
  </w:comment>
  <w:comment w:id="20" w:author="Perplexity Computer" w:date="2026-08-23T16:22:25Z" w:initials="P">
    <w:p w14:paraId="0D2E3E35" w14:textId="77777777">
      <w:r>
        <w:rPr>
          <w:rStyle w:val="CommentReference"/>
        </w:rPr>
        <w:annotationRef/>
      </w:r>
      <w:r>
        <w:rPr>
          <w:color w:val="000000"/>
          <w:sz w:val="20"/>
          <w:szCs w:val="20"/>
        </w:rPr>
        <w:t>[Spelling/Grammar | low] Hyphenation is inconsistent within the same sentence: “double-tap” is hyphenated but “triple tap” is not. The index also prints “triple tap” unhyphenated.</w:t>
      </w:r>
    </w:p>
  </w:comment>
  <w:comment w:id="21" w:author="Perplexity Computer" w:date="2026-08-23T16:22:25Z" w:initials="P">
    <w:p w14:paraId="20A2B7D3" w14:textId="77777777">
      <w:r>
        <w:rPr>
          <w:rStyle w:val="CommentReference"/>
        </w:rPr>
        <w:annotationRef/>
      </w:r>
      <w:r>
        <w:rPr>
          <w:color w:val="000000"/>
          <w:sz w:val="20"/>
          <w:szCs w:val="20"/>
        </w:rPr>
        <w:t>[Narrative/Logic | low] The same claim is hedged differently later in the chapter (“There is probably nothing else out there like us”). Neither statement carries a note or an evidentiary label, and the two hedges do not match.</w:t>
      </w:r>
    </w:p>
  </w:comment>
  <w:comment w:id="22" w:author="Perplexity Computer" w:date="2026-08-23T16:22:25Z" w:initials="P">
    <w:p w14:paraId="584EA3C7" w14:textId="77777777">
      <w:r>
        <w:rPr>
          <w:rStyle w:val="CommentReference"/>
        </w:rPr>
        <w:annotationRef/>
      </w:r>
      <w:r>
        <w:rPr>
          <w:color w:val="000000"/>
          <w:sz w:val="20"/>
          <w:szCs w:val="20"/>
        </w:rPr>
        <w:t>[Narrative/Logic | low] This restates the earlier claim with a weaker hedge than the version two pages before, so the book asserts two different confidence levels for the same unlabelled claim.</w:t>
      </w:r>
    </w:p>
  </w:comment>
  <w:comment w:id="23" w:author="Perplexity Computer" w:date="2026-08-23T16:22:25Z" w:initials="P">
    <w:p w14:paraId="0EEA60D1" w14:textId="77777777">
      <w:r>
        <w:rPr>
          <w:rStyle w:val="CommentReference"/>
        </w:rPr>
        <w:annotationRef/>
      </w:r>
      <w:r>
        <w:rPr>
          <w:color w:val="000000"/>
          <w:sz w:val="20"/>
          <w:szCs w:val="20"/>
        </w:rPr>
        <w:t>[Narrative/Logic | medium] Arthur and the Round Table are presented as historical fact with no legend caveat, although the book explicitly flags the legendary elements of the Musashi duel and the historicity question around the Book of Mormon.</w:t>
      </w:r>
    </w:p>
  </w:comment>
  <w:comment w:id="24" w:author="Perplexity Computer" w:date="2026-08-23T16:22:25Z" w:initials="P">
    <w:p w14:paraId="4769BC9A" w14:textId="77777777">
      <w:r>
        <w:rPr>
          <w:rStyle w:val="CommentReference"/>
        </w:rPr>
        <w:annotationRef/>
      </w:r>
      <w:r>
        <w:rPr>
          <w:color w:val="000000"/>
          <w:sz w:val="20"/>
          <w:szCs w:val="20"/>
        </w:rPr>
        <w:t>[Narrative/Logic | medium] This repeats, in nearly identical terms, the penalty-gesture description given a page earlier in the same chapter. One of the two passages should be cut or cross-referenced.</w:t>
      </w:r>
    </w:p>
  </w:comment>
  <w:comment w:id="25" w:author="Perplexity Computer" w:date="2026-08-23T16:22:25Z" w:initials="P">
    <w:p w14:paraId="608DC28A" w14:textId="77777777">
      <w:r>
        <w:rPr>
          <w:rStyle w:val="CommentReference"/>
        </w:rPr>
        <w:annotationRef/>
      </w:r>
      <w:r>
        <w:rPr>
          <w:color w:val="000000"/>
          <w:sz w:val="20"/>
          <w:szCs w:val="20"/>
        </w:rPr>
        <w:t>[Narrative/Logic | low] The chapter subtitle and the epigraph have merged into one line, so the epigraph reads as part of the heading.</w:t>
      </w:r>
    </w:p>
  </w:comment>
  <w:comment w:id="26" w:author="Perplexity Computer" w:date="2026-08-23T16:22:25Z" w:initials="P">
    <w:p w14:paraId="08CC4713" w14:textId="77777777">
      <w:r>
        <w:rPr>
          <w:rStyle w:val="CommentReference"/>
        </w:rPr>
        <w:annotationRef/>
      </w:r>
      <w:r>
        <w:rPr>
          <w:color w:val="000000"/>
          <w:sz w:val="20"/>
          <w:szCs w:val="20"/>
        </w:rPr>
        <w:t>[Spelling/Grammar | low] British spelling in a text that otherwise uses American English.</w:t>
      </w:r>
    </w:p>
  </w:comment>
  <w:comment w:id="27" w:author="Perplexity Computer" w:date="2026-08-23T16:22:25Z" w:initials="P">
    <w:p w14:paraId="3D003812" w14:textId="77777777">
      <w:r>
        <w:rPr>
          <w:rStyle w:val="CommentReference"/>
        </w:rPr>
        <w:annotationRef/>
      </w:r>
      <w:r>
        <w:rPr>
          <w:color w:val="000000"/>
          <w:sz w:val="20"/>
          <w:szCs w:val="20"/>
        </w:rPr>
        <w:t>[Narrative/Logic | low] The sentence breaks across a paragraph boundary and resumes with the book title in the next paragraph, splitting a single sentence into two blocks.</w:t>
      </w:r>
    </w:p>
  </w:comment>
  <w:comment w:id="28" w:author="Perplexity Computer" w:date="2026-08-23T16:22:25Z" w:initials="P">
    <w:p w14:paraId="7C1DF260" w14:textId="77777777">
      <w:r>
        <w:rPr>
          <w:rStyle w:val="CommentReference"/>
        </w:rPr>
        <w:annotationRef/>
      </w:r>
      <w:r>
        <w:rPr>
          <w:color w:val="000000"/>
          <w:sz w:val="20"/>
          <w:szCs w:val="20"/>
        </w:rPr>
        <w:t>[Spelling/Grammar | low] British spelling in a text that otherwise uses American English.</w:t>
      </w:r>
    </w:p>
  </w:comment>
  <w:comment w:id="29" w:author="Perplexity Computer" w:date="2026-08-23T16:22:25Z" w:initials="P">
    <w:p w14:paraId="4A24A512" w14:textId="77777777">
      <w:r>
        <w:rPr>
          <w:rStyle w:val="CommentReference"/>
        </w:rPr>
        <w:annotationRef/>
      </w:r>
      <w:r>
        <w:rPr>
          <w:color w:val="000000"/>
          <w:sz w:val="20"/>
          <w:szCs w:val="20"/>
        </w:rPr>
        <w:t>[Spelling/Grammar | low] British spelling in a text that otherwise uses American English.</w:t>
      </w:r>
    </w:p>
  </w:comment>
  <w:comment w:id="30" w:author="Perplexity Computer" w:date="2026-08-23T16:22:25Z" w:initials="P">
    <w:p w14:paraId="06855F89" w14:textId="77777777">
      <w:r>
        <w:rPr>
          <w:rStyle w:val="CommentReference"/>
        </w:rPr>
        <w:annotationRef/>
      </w:r>
      <w:r>
        <w:rPr>
          <w:color w:val="000000"/>
          <w:sz w:val="20"/>
          <w:szCs w:val="20"/>
        </w:rPr>
        <w:t>[Spelling/Grammar | low] British spelling in a text that otherwise uses American English.</w:t>
      </w:r>
    </w:p>
  </w:comment>
  <w:comment w:id="31" w:author="Perplexity Computer" w:date="2026-08-23T16:22:26Z" w:initials="P">
    <w:p w14:paraId="58F03AA4" w14:textId="77777777">
      <w:r>
        <w:rPr>
          <w:rStyle w:val="CommentReference"/>
        </w:rPr>
        <w:annotationRef/>
      </w:r>
      <w:r>
        <w:rPr>
          <w:color w:val="000000"/>
          <w:sz w:val="20"/>
          <w:szCs w:val="20"/>
        </w:rPr>
        <w:t>[Spelling/Grammar | low] British spelling in a text that otherwise uses American English.</w:t>
      </w:r>
    </w:p>
  </w:comment>
  <w:comment w:id="32" w:author="Perplexity Computer" w:date="2026-08-23T16:22:26Z" w:initials="P">
    <w:p w14:paraId="78AFF536" w14:textId="77777777">
      <w:r>
        <w:rPr>
          <w:rStyle w:val="CommentReference"/>
        </w:rPr>
        <w:annotationRef/>
      </w:r>
      <w:r>
        <w:rPr>
          <w:color w:val="000000"/>
          <w:sz w:val="20"/>
          <w:szCs w:val="20"/>
        </w:rPr>
        <w:t>[Spelling/Grammar | low] British spelling in a text that otherwise uses American English.</w:t>
      </w:r>
    </w:p>
  </w:comment>
  <w:comment w:id="33" w:author="Perplexity Computer" w:date="2026-08-23T16:22:26Z" w:initials="P">
    <w:p w14:paraId="266304BC" w14:textId="77777777">
      <w:r>
        <w:rPr>
          <w:rStyle w:val="CommentReference"/>
        </w:rPr>
        <w:annotationRef/>
      </w:r>
      <w:r>
        <w:rPr>
          <w:color w:val="000000"/>
          <w:sz w:val="20"/>
          <w:szCs w:val="20"/>
        </w:rPr>
        <w:t>[Narrative/Logic | medium] This section runs for roughly six pages on maternal mortality, embryology, and the transmission of belief, then the chapter moves straight to “AI and the New Surveillance Layer” without returning to self-fulfilling prophecy, the declared subject of Chapter Seven. The material needs either a stated link back to the Prophecy Engine or a home of its own.</w:t>
      </w:r>
    </w:p>
  </w:comment>
  <w:comment w:id="34" w:author="Perplexity Computer" w:date="2026-08-23T16:22:26Z" w:initials="P">
    <w:p w14:paraId="6B4105C0" w14:textId="77777777">
      <w:r>
        <w:rPr>
          <w:rStyle w:val="CommentReference"/>
        </w:rPr>
        <w:annotationRef/>
      </w:r>
      <w:r>
        <w:rPr>
          <w:color w:val="000000"/>
          <w:sz w:val="20"/>
          <w:szCs w:val="20"/>
        </w:rPr>
        <w:t>[Narrative/Logic | medium] Chapter Seven names no individual figures before this point, so the observation has nothing in the chapter to refer back to. It appears to be describing the book as a whole rather than this chapter.</w:t>
      </w:r>
    </w:p>
  </w:comment>
  <w:comment w:id="35" w:author="Perplexity Computer" w:date="2026-08-23T16:22:26Z" w:initials="P">
    <w:p w14:paraId="22AD6B15" w14:textId="77777777">
      <w:r>
        <w:rPr>
          <w:rStyle w:val="CommentReference"/>
        </w:rPr>
        <w:annotationRef/>
      </w:r>
      <w:r>
        <w:rPr>
          <w:color w:val="000000"/>
          <w:sz w:val="20"/>
          <w:szCs w:val="20"/>
        </w:rPr>
        <w:t>[Narrative/Logic | medium] A checkable claim about international practice carries no note and no evidentiary label, which the Reading Key requires for statements doing argumentative work.</w:t>
      </w:r>
    </w:p>
  </w:comment>
  <w:comment w:id="36" w:author="Perplexity Computer" w:date="2026-08-23T16:22:26Z" w:initials="P">
    <w:p w14:paraId="43479586" w14:textId="77777777">
      <w:r>
        <w:rPr>
          <w:rStyle w:val="CommentReference"/>
        </w:rPr>
        <w:annotationRef/>
      </w:r>
      <w:r>
        <w:rPr>
          <w:color w:val="000000"/>
          <w:sz w:val="20"/>
          <w:szCs w:val="20"/>
        </w:rPr>
        <w:t>[Narrative/Logic | medium] A strong biological claim is stated flatly with no note and no ESTABLISHED, SYNTHESIS, or POSTULATE label, unlike comparable claims elsewhere in the book.</w:t>
      </w:r>
    </w:p>
  </w:comment>
  <w:comment w:id="37" w:author="Perplexity Computer" w:date="2026-08-23T16:22:26Z" w:initials="P">
    <w:p w14:paraId="1EF2F21D" w14:textId="77777777">
      <w:r>
        <w:rPr>
          <w:rStyle w:val="CommentReference"/>
        </w:rPr>
        <w:annotationRef/>
      </w:r>
      <w:r>
        <w:rPr>
          <w:color w:val="000000"/>
          <w:sz w:val="20"/>
          <w:szCs w:val="20"/>
        </w:rPr>
        <w:t>[Spelling/Grammar | low] A hyphen has been lost from the compound modifier.</w:t>
      </w:r>
    </w:p>
  </w:comment>
  <w:comment w:id="38" w:author="Perplexity Computer" w:date="2026-08-23T16:22:26Z" w:initials="P">
    <w:p w14:paraId="62E0DD83" w14:textId="77777777">
      <w:r>
        <w:rPr>
          <w:rStyle w:val="CommentReference"/>
        </w:rPr>
        <w:annotationRef/>
      </w:r>
      <w:r>
        <w:rPr>
          <w:color w:val="000000"/>
          <w:sz w:val="20"/>
          <w:szCs w:val="20"/>
        </w:rPr>
        <w:t>[Narrative/Logic | low] The chapter opening repeats lines already used in the epigraph and the chapter blurb on the same page (“The altar became a situation room. The tithe became a tax.” and “The ancient patterns did not end”). One of the repetitions should be cut.</w:t>
      </w:r>
    </w:p>
  </w:comment>
  <w:comment w:id="39" w:author="Perplexity Computer" w:date="2026-08-23T16:22:26Z" w:initials="P">
    <w:p w14:paraId="1B47057F" w14:textId="77777777">
      <w:r>
        <w:rPr>
          <w:rStyle w:val="CommentReference"/>
        </w:rPr>
        <w:annotationRef/>
      </w:r>
      <w:r>
        <w:rPr>
          <w:color w:val="000000"/>
          <w:sz w:val="20"/>
          <w:szCs w:val="20"/>
        </w:rPr>
        <w:t>[Spelling/Grammar | low] British spelling in a generic possessive. The proper name Oil-for-Food Programme is correct, but the common noun should be American spelling.</w:t>
      </w:r>
    </w:p>
  </w:comment>
  <w:comment w:id="40" w:author="Perplexity Computer" w:date="2026-08-23T16:22:26Z" w:initials="P">
    <w:p w14:paraId="301888E6" w14:textId="77777777">
      <w:r>
        <w:rPr>
          <w:rStyle w:val="CommentReference"/>
        </w:rPr>
        <w:annotationRef/>
      </w:r>
      <w:r>
        <w:rPr>
          <w:color w:val="000000"/>
          <w:sz w:val="20"/>
          <w:szCs w:val="20"/>
        </w:rPr>
        <w:t>[Spelling/Grammar | low] Two errors in one phrase: British spelling of funnelled, and a lost hyphen in dollar-denominated.</w:t>
      </w:r>
    </w:p>
  </w:comment>
  <w:comment w:id="41" w:author="Perplexity Computer" w:date="2026-08-23T16:22:26Z" w:initials="P">
    <w:p w14:paraId="09A6814E" w14:textId="77777777">
      <w:r>
        <w:rPr>
          <w:rStyle w:val="CommentReference"/>
        </w:rPr>
        <w:annotationRef/>
      </w:r>
      <w:r>
        <w:rPr>
          <w:color w:val="000000"/>
          <w:sz w:val="20"/>
          <w:szCs w:val="20"/>
        </w:rPr>
        <w:t>[Spelling/Grammar | low] A hyphen has been lost from the compound modifier.</w:t>
      </w:r>
    </w:p>
  </w:comment>
  <w:comment w:id="42" w:author="Perplexity Computer" w:date="2026-08-23T16:22:26Z" w:initials="P">
    <w:p w14:paraId="0787BB02" w14:textId="77777777">
      <w:r>
        <w:rPr>
          <w:rStyle w:val="CommentReference"/>
        </w:rPr>
        <w:annotationRef/>
      </w:r>
      <w:r>
        <w:rPr>
          <w:color w:val="000000"/>
          <w:sz w:val="20"/>
          <w:szCs w:val="20"/>
        </w:rPr>
        <w:t>[Spelling/Grammar | low] A hyphen has been lost from the compound modifier.</w:t>
      </w:r>
    </w:p>
  </w:comment>
  <w:comment w:id="43" w:author="Perplexity Computer" w:date="2026-08-23T16:22:26Z" w:initials="P">
    <w:p w14:paraId="3EFC648A" w14:textId="77777777">
      <w:r>
        <w:rPr>
          <w:rStyle w:val="CommentReference"/>
        </w:rPr>
        <w:annotationRef/>
      </w:r>
      <w:r>
        <w:rPr>
          <w:color w:val="000000"/>
          <w:sz w:val="20"/>
          <w:szCs w:val="20"/>
        </w:rPr>
        <w:t>[Narrative/Logic | medium] Chapter Four states explicitly that the casualty counts are source-dependent and “should not be merged into one number” (Amnesty: 120 children; Airwars: 123 children). Presenting a single figure here as the book’s number does exactly what the earlier passage warns against.</w:t>
      </w:r>
    </w:p>
  </w:comment>
  <w:comment w:id="44" w:author="Perplexity Computer" w:date="2026-08-23T16:22:26Z" w:initials="P">
    <w:p w14:paraId="7A71F489" w14:textId="77777777">
      <w:r>
        <w:rPr>
          <w:rStyle w:val="CommentReference"/>
        </w:rPr>
        <w:annotationRef/>
      </w:r>
      <w:r>
        <w:rPr>
          <w:color w:val="000000"/>
          <w:sz w:val="20"/>
          <w:szCs w:val="20"/>
        </w:rPr>
        <w:t>[Narrative/Logic | low] The name appears as “Loki’s Law” in this heading but as “Loki Law” in the body three pages later, in the note, and in the index.</w:t>
      </w:r>
    </w:p>
  </w:comment>
  <w:comment w:id="45" w:author="Perplexity Computer" w:date="2026-08-23T16:22:26Z" w:initials="P">
    <w:p w14:paraId="61001F5D" w14:textId="77777777">
      <w:r>
        <w:rPr>
          <w:rStyle w:val="CommentReference"/>
        </w:rPr>
        <w:annotationRef/>
      </w:r>
      <w:r>
        <w:rPr>
          <w:color w:val="000000"/>
          <w:sz w:val="20"/>
          <w:szCs w:val="20"/>
        </w:rPr>
        <w:t>[Narrative/Logic | medium] The single merged casualty figure is repeated, again contrary to Chapter Four’s instruction that the source-dependent counts not be combined.</w:t>
      </w:r>
    </w:p>
  </w:comment>
  <w:comment w:id="46" w:author="Perplexity Computer" w:date="2026-08-23T16:22:26Z" w:initials="P">
    <w:p w14:paraId="3E172939" w14:textId="77777777">
      <w:r>
        <w:rPr>
          <w:rStyle w:val="CommentReference"/>
        </w:rPr>
        <w:annotationRef/>
      </w:r>
      <w:r>
        <w:rPr>
          <w:color w:val="000000"/>
          <w:sz w:val="20"/>
          <w:szCs w:val="20"/>
        </w:rPr>
        <w:t>[Narrative/Logic | medium] The book never lists the ten rules, and the note gives only the governing rule, so the reader cannot check or use the reference. Either include the list or drop the count.</w:t>
      </w:r>
    </w:p>
  </w:comment>
  <w:comment w:id="47" w:author="Perplexity Computer" w:date="2026-08-23T16:22:26Z" w:initials="P">
    <w:p w14:paraId="02DFB76D" w14:textId="77777777">
      <w:r>
        <w:rPr>
          <w:rStyle w:val="CommentReference"/>
        </w:rPr>
        <w:annotationRef/>
      </w:r>
      <w:r>
        <w:rPr>
          <w:color w:val="000000"/>
          <w:sz w:val="20"/>
          <w:szCs w:val="20"/>
        </w:rPr>
        <w:t>[Narrative/Logic | medium] The body states the ranking as settled fact while the chapter’s own note is deliberately hedged (“among the world’s largest proven crude-oil reserves”). The body should not claim more than the note supports.</w:t>
      </w:r>
    </w:p>
  </w:comment>
  <w:comment w:id="48" w:author="Perplexity Computer" w:date="2026-08-23T16:22:26Z" w:initials="P">
    <w:p w14:paraId="7FB33E02" w14:textId="77777777">
      <w:r>
        <w:rPr>
          <w:rStyle w:val="CommentReference"/>
        </w:rPr>
        <w:annotationRef/>
      </w:r>
      <w:r>
        <w:rPr>
          <w:color w:val="000000"/>
          <w:sz w:val="20"/>
          <w:szCs w:val="20"/>
        </w:rPr>
        <w:t>[Narrative/Logic | low] A single sentence is broken across three consecutive paragraphs, so the Venezuela passage reads as fragments.</w:t>
      </w:r>
    </w:p>
  </w:comment>
  <w:comment w:id="49" w:author="Perplexity Computer" w:date="2026-08-23T16:22:26Z" w:initials="P">
    <w:p w14:paraId="479060FE" w14:textId="77777777">
      <w:r>
        <w:rPr>
          <w:rStyle w:val="CommentReference"/>
        </w:rPr>
        <w:annotationRef/>
      </w:r>
      <w:r>
        <w:rPr>
          <w:color w:val="000000"/>
          <w:sz w:val="20"/>
          <w:szCs w:val="20"/>
        </w:rPr>
        <w:t>[Narrative/Logic | low] The chapter subtitle and the epigraph have merged into one line, so the epigraph reads as part of the heading.</w:t>
      </w:r>
    </w:p>
  </w:comment>
  <w:comment w:id="50" w:author="Perplexity Computer" w:date="2026-08-23T16:22:26Z" w:initials="P">
    <w:p w14:paraId="1B07F9BE" w14:textId="77777777">
      <w:r>
        <w:rPr>
          <w:rStyle w:val="CommentReference"/>
        </w:rPr>
        <w:annotationRef/>
      </w:r>
      <w:r>
        <w:rPr>
          <w:color w:val="000000"/>
          <w:sz w:val="20"/>
          <w:szCs w:val="20"/>
        </w:rPr>
        <w:t>[Narrative/Logic | medium] This states the releases as accomplished historical practice, but the same page and the chapter note describe them as “a textual program of release and restoration, not a claim that every kind of ancient obligation vanished from every ledger.” The blurb overstates what the book itself will support.</w:t>
      </w:r>
    </w:p>
  </w:comment>
  <w:comment w:id="51" w:author="Perplexity Computer" w:date="2026-08-23T16:22:27Z" w:initials="P">
    <w:p w14:paraId="61572355" w14:textId="77777777">
      <w:r>
        <w:rPr>
          <w:rStyle w:val="CommentReference"/>
        </w:rPr>
        <w:annotationRef/>
      </w:r>
      <w:r>
        <w:rPr>
          <w:color w:val="000000"/>
          <w:sz w:val="20"/>
          <w:szCs w:val="20"/>
        </w:rPr>
        <w:t>[Narrative/Logic | medium] The note marker has been orphaned onto a line of its own, separated from the sentence it belongs to in the preceding paragraph.</w:t>
      </w:r>
    </w:p>
  </w:comment>
  <w:comment w:id="52" w:author="Perplexity Computer" w:date="2026-08-23T16:22:27Z" w:initials="P">
    <w:p w14:paraId="394DC357" w14:textId="77777777">
      <w:r>
        <w:rPr>
          <w:rStyle w:val="CommentReference"/>
        </w:rPr>
        <w:annotationRef/>
      </w:r>
      <w:r>
        <w:rPr>
          <w:color w:val="000000"/>
          <w:sz w:val="20"/>
          <w:szCs w:val="20"/>
        </w:rPr>
        <w:t>[Narrative/Logic | low] Marker [24] is used before marker [23], which appears two pages later, so note numbering does not follow the order of citation.</w:t>
      </w:r>
    </w:p>
  </w:comment>
  <w:comment w:id="53" w:author="Perplexity Computer" w:date="2026-08-23T16:22:27Z" w:initials="P">
    <w:p w14:paraId="2397031A" w14:textId="77777777">
      <w:r>
        <w:rPr>
          <w:rStyle w:val="CommentReference"/>
        </w:rPr>
        <w:annotationRef/>
      </w:r>
      <w:r>
        <w:rPr>
          <w:color w:val="000000"/>
          <w:sz w:val="20"/>
          <w:szCs w:val="20"/>
        </w:rPr>
        <w:t>[Narrative/Logic | low] The body narrows the date to the early 1940s while the section heading says “Written in the 1940s” and the note states the stories were written between 1940 and 1950.</w:t>
      </w:r>
    </w:p>
  </w:comment>
  <w:comment w:id="54" w:author="Perplexity Computer" w:date="2026-08-23T16:22:27Z" w:initials="P">
    <w:p w14:paraId="00EECEFA" w14:textId="77777777">
      <w:r>
        <w:rPr>
          <w:rStyle w:val="CommentReference"/>
        </w:rPr>
        <w:annotationRef/>
      </w:r>
      <w:r>
        <w:rPr>
          <w:color w:val="000000"/>
          <w:sz w:val="20"/>
          <w:szCs w:val="20"/>
        </w:rPr>
        <w:t>[Spelling/Grammar | low] British spelling in a text that otherwise uses American English.</w:t>
      </w:r>
    </w:p>
  </w:comment>
  <w:comment w:id="55" w:author="Perplexity Computer" w:date="2026-08-23T16:22:27Z" w:initials="P">
    <w:p w14:paraId="4DAF4F9E" w14:textId="77777777">
      <w:r>
        <w:rPr>
          <w:rStyle w:val="CommentReference"/>
        </w:rPr>
        <w:annotationRef/>
      </w:r>
      <w:r>
        <w:rPr>
          <w:color w:val="000000"/>
          <w:sz w:val="20"/>
          <w:szCs w:val="20"/>
        </w:rPr>
        <w:t>[Narrative/Logic | low] Marker [23] appears after marker [24], reversing the citation order in this chapter.</w:t>
      </w:r>
    </w:p>
  </w:comment>
  <w:comment w:id="56" w:author="Perplexity Computer" w:date="2026-08-23T16:22:27Z" w:initials="P">
    <w:p w14:paraId="137A059F" w14:textId="77777777">
      <w:r>
        <w:rPr>
          <w:rStyle w:val="CommentReference"/>
        </w:rPr>
        <w:annotationRef/>
      </w:r>
      <w:r>
        <w:rPr>
          <w:color w:val="000000"/>
          <w:sz w:val="20"/>
          <w:szCs w:val="20"/>
        </w:rPr>
        <w:t>[Spelling/Grammar | low] The sentence shifts person mid-clause, from first person to second person and back, so it is unclear who is speaking.</w:t>
      </w:r>
    </w:p>
  </w:comment>
  <w:comment w:id="57" w:author="Perplexity Computer" w:date="2026-08-23T16:22:27Z" w:initials="P">
    <w:p w14:paraId="6F9D1400" w14:textId="77777777">
      <w:r>
        <w:rPr>
          <w:rStyle w:val="CommentReference"/>
        </w:rPr>
        <w:annotationRef/>
      </w:r>
      <w:r>
        <w:rPr>
          <w:color w:val="000000"/>
          <w:sz w:val="20"/>
          <w:szCs w:val="20"/>
        </w:rPr>
        <w:t>[Narrative/Logic | medium] A contested quantitative comparison is stated as plain fact with no note and no evidentiary label, in a passage the chapter itself describes as “a physical claim rather than a poetic one.”</w:t>
      </w:r>
    </w:p>
  </w:comment>
  <w:comment w:id="58" w:author="Perplexity Computer" w:date="2026-08-23T16:22:27Z" w:initials="P">
    <w:p w14:paraId="40864C9A" w14:textId="77777777">
      <w:r>
        <w:rPr>
          <w:rStyle w:val="CommentReference"/>
        </w:rPr>
        <w:annotationRef/>
      </w:r>
      <w:r>
        <w:rPr>
          <w:color w:val="000000"/>
          <w:sz w:val="20"/>
          <w:szCs w:val="20"/>
        </w:rPr>
        <w:t>[Spelling/Grammar | low] The subordinating conjunction leaves the sentence ungrammatical, and the item then bundles a transparency principle and a Jubilee principle that are not part of the stated move.</w:t>
      </w:r>
    </w:p>
  </w:comment>
  <w:comment w:id="59" w:author="Perplexity Computer" w:date="2026-08-23T16:22:27Z" w:initials="P">
    <w:p w14:paraId="6054FB25" w14:textId="77777777">
      <w:r>
        <w:rPr>
          <w:rStyle w:val="CommentReference"/>
        </w:rPr>
        <w:annotationRef/>
      </w:r>
      <w:r>
        <w:rPr>
          <w:color w:val="000000"/>
          <w:sz w:val="20"/>
          <w:szCs w:val="20"/>
        </w:rPr>
        <w:t>[Narrative/Logic | low] The section subtitle and the opening sentence have merged into one line.</w:t>
      </w:r>
    </w:p>
  </w:comment>
  <w:comment w:id="60" w:author="Perplexity Computer" w:date="2026-08-23T16:22:27Z" w:initials="P">
    <w:p w14:paraId="3192A858" w14:textId="77777777">
      <w:r>
        <w:rPr>
          <w:rStyle w:val="CommentReference"/>
        </w:rPr>
        <w:annotationRef/>
      </w:r>
      <w:r>
        <w:rPr>
          <w:color w:val="000000"/>
          <w:sz w:val="20"/>
          <w:szCs w:val="20"/>
        </w:rPr>
        <w:t>[Narrative/Logic | medium] The count does not match the preceding paragraph, which names three people the author was “a direct reason for.” The reader cannot tell who the other two are.</w:t>
      </w:r>
    </w:p>
  </w:comment>
  <w:comment w:id="61" w:author="Perplexity Computer" w:date="2026-08-23T16:22:27Z" w:initials="P">
    <w:p w14:paraId="789B37A2" w14:textId="77777777">
      <w:r>
        <w:rPr>
          <w:rStyle w:val="CommentReference"/>
        </w:rPr>
        <w:annotationRef/>
      </w:r>
      <w:r>
        <w:rPr>
          <w:color w:val="000000"/>
          <w:sz w:val="20"/>
          <w:szCs w:val="20"/>
        </w:rPr>
        <w:t>[Narrative/Logic | medium] The figure does not match either side of the analogy just set up (a million dollars against a billion) or the scale the Preface gives for the Earth, four and a half billion years.</w:t>
      </w:r>
    </w:p>
  </w:comment>
  <w:comment w:id="62" w:author="Perplexity Computer" w:date="2026-08-23T16:22:27Z" w:initials="P">
    <w:p w14:paraId="5A2D6624" w14:textId="77777777">
      <w:r>
        <w:rPr>
          <w:rStyle w:val="CommentReference"/>
        </w:rPr>
        <w:annotationRef/>
      </w:r>
      <w:r>
        <w:rPr>
          <w:color w:val="000000"/>
          <w:sz w:val="20"/>
          <w:szCs w:val="20"/>
        </w:rPr>
        <w:t>[Narrative/Logic | medium] This instruction appears on the last page of the book, after the argument, the Author’s Note, and most of the Afterword, so there is nothing left to start. It reads as text moved from the front matter.</w:t>
      </w:r>
    </w:p>
  </w:comment>
  <w:comment w:id="63" w:author="Perplexity Computer" w:date="2026-08-23T16:22:27Z" w:initials="P">
    <w:p w14:paraId="17D0232B" w14:textId="77777777">
      <w:r>
        <w:rPr>
          <w:rStyle w:val="CommentReference"/>
        </w:rPr>
        <w:annotationRef/>
      </w:r>
      <w:r>
        <w:rPr>
          <w:color w:val="000000"/>
          <w:sz w:val="20"/>
          <w:szCs w:val="20"/>
        </w:rPr>
        <w:t>[Narrative/Logic | high] The notes are not numbered. Each is headed by a chapter label such as “Opening: The Sign” or “Chapter Two: Musashi,” so the thirty-nine bracketed markers [1] through [25] in the body have nothing to resolve against. Either number the notes or replace the in-text markers with the chapter labels.</w:t>
      </w:r>
    </w:p>
  </w:comment>
  <w:comment w:id="64" w:author="Perplexity Computer" w:date="2026-08-23T16:22:27Z" w:initials="P">
    <w:p w14:paraId="72BC462C" w14:textId="77777777">
      <w:r>
        <w:rPr>
          <w:rStyle w:val="CommentReference"/>
        </w:rPr>
        <w:annotationRef/>
      </w:r>
      <w:r>
        <w:rPr>
          <w:color w:val="000000"/>
          <w:sz w:val="20"/>
          <w:szCs w:val="20"/>
        </w:rPr>
        <w:t>[Narrative/Logic | low] The evidentiary label has been split across a paragraph break, so the note ends with “ESTABLISHED” and the word “SOURCE.” begins a new block. The same split occurs in several later notes.</w:t>
      </w:r>
    </w:p>
  </w:comment>
  <w:comment w:id="65" w:author="Perplexity Computer" w:date="2026-08-23T16:22:27Z" w:initials="P">
    <w:p w14:paraId="4A5BD1A9" w14:textId="77777777">
      <w:r>
        <w:rPr>
          <w:rStyle w:val="CommentReference"/>
        </w:rPr>
        <w:annotationRef/>
      </w:r>
      <w:r>
        <w:rPr>
          <w:color w:val="000000"/>
          <w:sz w:val="20"/>
          <w:szCs w:val="20"/>
        </w:rPr>
        <w:t>[Spelling/Grammar | low] British spelling in a generic possessive. The proper name Oil-for-Food Programme is correct; the common noun should use American spelling.</w:t>
      </w:r>
    </w:p>
  </w:comment>
  <w:comment w:id="66" w:author="Perplexity Computer" w:date="2026-08-23T16:22:27Z" w:initials="P">
    <w:p w14:paraId="1E6FC5B5" w14:textId="77777777">
      <w:r>
        <w:rPr>
          <w:rStyle w:val="CommentReference"/>
        </w:rPr>
        <w:annotationRef/>
      </w:r>
      <w:r>
        <w:rPr>
          <w:color w:val="000000"/>
          <w:sz w:val="20"/>
          <w:szCs w:val="20"/>
        </w:rPr>
        <w:t>[Spelling/Grammar | low] British spelling in a text that otherwise uses American English.</w:t>
      </w:r>
    </w:p>
  </w:comment>
  <w:comment w:id="67" w:author="Perplexity Computer" w:date="2026-08-23T16:22:27Z" w:initials="P">
    <w:p w14:paraId="190D2877" w14:textId="77777777">
      <w:r>
        <w:rPr>
          <w:rStyle w:val="CommentReference"/>
        </w:rPr>
        <w:annotationRef/>
      </w:r>
      <w:r>
        <w:rPr>
          <w:color w:val="000000"/>
          <w:sz w:val="20"/>
          <w:szCs w:val="20"/>
        </w:rPr>
        <w:t>[Spelling/Grammar | low] A hyphen has been lost from the compound modifier.</w:t>
      </w:r>
    </w:p>
  </w:comment>
  <w:comment w:id="68" w:author="Perplexity Computer" w:date="2026-08-23T16:22:27Z" w:initials="P">
    <w:p w14:paraId="138A72DF" w14:textId="77777777">
      <w:r>
        <w:rPr>
          <w:rStyle w:val="CommentReference"/>
        </w:rPr>
        <w:annotationRef/>
      </w:r>
      <w:r>
        <w:rPr>
          <w:color w:val="000000"/>
          <w:sz w:val="20"/>
          <w:szCs w:val="20"/>
        </w:rPr>
        <w:t>[Narrative/Logic | medium] This note is placed last in the Notes, after the Chapter Twelve notes, although it supports a Chapter One passage and carries the highest marker number in the book. It should sit with the other early notes.</w:t>
      </w:r>
    </w:p>
  </w:comment>
  <w:comment w:id="69" w:author="Perplexity Computer" w:date="2026-08-23T16:22:27Z" w:initials="P">
    <w:p w14:paraId="217F9773" w14:textId="77777777">
      <w:r>
        <w:rPr>
          <w:rStyle w:val="CommentReference"/>
        </w:rPr>
        <w:annotationRef/>
      </w:r>
      <w:r>
        <w:rPr>
          <w:color w:val="000000"/>
          <w:sz w:val="20"/>
          <w:szCs w:val="20"/>
        </w:rPr>
        <w:t>[Narrative/Logic | low] Several index entries reference “Opening” rather than a chapter number, so the stated convention does not hold for the whole index.</w:t>
      </w:r>
    </w:p>
  </w:comment>
  <w:comment w:id="70" w:author="Perplexity Computer" w:date="2026-08-23T16:22:28Z" w:initials="P">
    <w:p w14:paraId="2D06F942" w14:textId="77777777">
      <w:r>
        <w:rPr>
          <w:rStyle w:val="CommentReference"/>
        </w:rPr>
        <w:annotationRef/>
      </w:r>
      <w:r>
        <w:rPr>
          <w:color w:val="000000"/>
          <w:sz w:val="20"/>
          <w:szCs w:val="20"/>
        </w:rPr>
        <w:t>[Spelling/Grammar | low] A space has been inserted before the comma that precedes the reference. The error repeats in every index entry.</w:t>
      </w:r>
    </w:p>
  </w:comment>
  <w:comment w:id="71" w:author="Perplexity Computer" w:date="2026-08-23T16:22:28Z" w:initials="P">
    <w:p w14:paraId="5DF0A415" w14:textId="77777777">
      <w:r>
        <w:rPr>
          <w:rStyle w:val="CommentReference"/>
        </w:rPr>
        <w:annotationRef/>
      </w:r>
      <w:r>
        <w:rPr>
          <w:color w:val="000000"/>
          <w:sz w:val="20"/>
          <w:szCs w:val="20"/>
        </w:rPr>
        <w:t>[Spelling/Grammar | low] Alphabetical order is broken: “Alpha-Omega inversion” is filed before “Alpha, the missing human.”</w:t>
      </w:r>
    </w:p>
  </w:comment>
  <w:comment w:id="72" w:author="Perplexity Computer" w:date="2026-08-23T16:22:28Z" w:initials="P">
    <w:p w14:paraId="6523296D" w14:textId="77777777">
      <w:r>
        <w:rPr>
          <w:rStyle w:val="CommentReference"/>
        </w:rPr>
        <w:annotationRef/>
      </w:r>
      <w:r>
        <w:rPr>
          <w:color w:val="000000"/>
          <w:sz w:val="20"/>
          <w:szCs w:val="20"/>
        </w:rPr>
        <w:t>[Narrative/Logic | medium] Three separate index entries have been run together on one line, and all three are filed out of alphabetical order, appearing between the A and Ar entries.</w:t>
      </w:r>
    </w:p>
  </w:comment>
  <w:comment w:id="73" w:author="Perplexity Computer" w:date="2026-08-23T16:22:28Z" w:initials="P">
    <w:p w14:paraId="3CE3E80C" w14:textId="77777777">
      <w:r>
        <w:rPr>
          <w:rStyle w:val="CommentReference"/>
        </w:rPr>
        <w:annotationRef/>
      </w:r>
      <w:r>
        <w:rPr>
          <w:color w:val="000000"/>
          <w:sz w:val="20"/>
          <w:szCs w:val="20"/>
        </w:rPr>
        <w:t>[Spelling/Grammar | low] Alphabetical order is broken: “Collateral damage” is filed after “Compression, of words and meaning.”</w:t>
      </w:r>
    </w:p>
  </w:comment>
  <w:comment w:id="74" w:author="Perplexity Computer" w:date="2026-08-23T16:22:28Z" w:initials="P">
    <w:p w14:paraId="4110438C" w14:textId="77777777">
      <w:r>
        <w:rPr>
          <w:rStyle w:val="CommentReference"/>
        </w:rPr>
        <w:annotationRef/>
      </w:r>
      <w:r>
        <w:rPr>
          <w:color w:val="000000"/>
          <w:sz w:val="20"/>
          <w:szCs w:val="20"/>
        </w:rPr>
        <w:t>[Spelling/Grammar | low] Alphabetical order is broken: “Stake, wooden” is filed after “Steward, the.”</w:t>
      </w:r>
    </w:p>
  </w:comment>
  <w:comment w:id="75" w:author="Perplexity Computer" w:date="2026-08-23T16:22:28Z" w:initials="P">
    <w:p w14:paraId="2972A9C1" w14:textId="77777777">
      <w:r>
        <w:rPr>
          <w:rStyle w:val="CommentReference"/>
        </w:rPr>
        <w:annotationRef/>
      </w:r>
      <w:r>
        <w:rPr>
          <w:color w:val="000000"/>
          <w:sz w:val="20"/>
          <w:szCs w:val="20"/>
        </w:rPr>
        <w:t>[Narrative/Logic | medium] Roughly a page of jacket copy appears after the Index with no heading, repeating the back-cover text from the front matter. It reads as production material left in the manuscript.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9F8C2D" w15:done="0"/>
  <w15:commentEx w15:paraId="73059E7A" w15:done="0"/>
  <w15:commentEx w15:paraId="3D4A4B6B" w15:done="0"/>
  <w15:commentEx w15:paraId="0899574A" w15:done="0"/>
  <w15:commentEx w15:paraId="5806AC29" w15:done="0"/>
  <w15:commentEx w15:paraId="1B4EA8C5" w15:done="0"/>
  <w15:commentEx w15:paraId="4CCE4C34" w15:done="0"/>
  <w15:commentEx w15:paraId="171F6763" w15:done="0"/>
  <w15:commentEx w15:paraId="5912D99B" w15:done="0"/>
  <w15:commentEx w15:paraId="7183C154" w15:done="0"/>
  <w15:commentEx w15:paraId="59BA128A" w15:done="0"/>
  <w15:commentEx w15:paraId="6F77DB15" w15:done="0"/>
  <w15:commentEx w15:paraId="5849B35E" w15:done="0"/>
  <w15:commentEx w15:paraId="32288928" w15:done="0"/>
  <w15:commentEx w15:paraId="25F9D8E9" w15:done="0"/>
  <w15:commentEx w15:paraId="3D412D29" w15:done="0"/>
  <w15:commentEx w15:paraId="7D25EF1B" w15:done="0"/>
  <w15:commentEx w15:paraId="60D4105F" w15:done="0"/>
  <w15:commentEx w15:paraId="4A325232" w15:done="0"/>
  <w15:commentEx w15:paraId="4F7BAC6E" w15:done="0"/>
  <w15:commentEx w15:paraId="0D2E3E35" w15:done="0"/>
  <w15:commentEx w15:paraId="20A2B7D3" w15:done="0"/>
  <w15:commentEx w15:paraId="584EA3C7" w15:done="0"/>
  <w15:commentEx w15:paraId="0EEA60D1" w15:done="0"/>
  <w15:commentEx w15:paraId="4769BC9A" w15:done="0"/>
  <w15:commentEx w15:paraId="608DC28A" w15:done="0"/>
  <w15:commentEx w15:paraId="08CC4713" w15:done="0"/>
  <w15:commentEx w15:paraId="3D003812" w15:done="0"/>
  <w15:commentEx w15:paraId="7C1DF260" w15:done="0"/>
  <w15:commentEx w15:paraId="4A24A512" w15:done="0"/>
  <w15:commentEx w15:paraId="06855F89" w15:done="0"/>
  <w15:commentEx w15:paraId="58F03AA4" w15:done="0"/>
  <w15:commentEx w15:paraId="78AFF536" w15:done="0"/>
  <w15:commentEx w15:paraId="266304BC" w15:done="0"/>
  <w15:commentEx w15:paraId="6B4105C0" w15:done="0"/>
  <w15:commentEx w15:paraId="22AD6B15" w15:done="0"/>
  <w15:commentEx w15:paraId="43479586" w15:done="0"/>
  <w15:commentEx w15:paraId="1EF2F21D" w15:done="0"/>
  <w15:commentEx w15:paraId="62E0DD83" w15:done="0"/>
  <w15:commentEx w15:paraId="1B47057F" w15:done="0"/>
  <w15:commentEx w15:paraId="301888E6" w15:done="0"/>
  <w15:commentEx w15:paraId="09A6814E" w15:done="0"/>
  <w15:commentEx w15:paraId="0787BB02" w15:done="0"/>
  <w15:commentEx w15:paraId="3EFC648A" w15:done="0"/>
  <w15:commentEx w15:paraId="7A71F489" w15:done="0"/>
  <w15:commentEx w15:paraId="61001F5D" w15:done="0"/>
  <w15:commentEx w15:paraId="3E172939" w15:done="0"/>
  <w15:commentEx w15:paraId="02DFB76D" w15:done="0"/>
  <w15:commentEx w15:paraId="7FB33E02" w15:done="0"/>
  <w15:commentEx w15:paraId="479060FE" w15:done="0"/>
  <w15:commentEx w15:paraId="1B07F9BE" w15:done="0"/>
  <w15:commentEx w15:paraId="61572355" w15:done="0"/>
  <w15:commentEx w15:paraId="394DC357" w15:done="0"/>
  <w15:commentEx w15:paraId="2397031A" w15:done="0"/>
  <w15:commentEx w15:paraId="00EECEFA" w15:done="0"/>
  <w15:commentEx w15:paraId="4DAF4F9E" w15:done="0"/>
  <w15:commentEx w15:paraId="137A059F" w15:done="0"/>
  <w15:commentEx w15:paraId="6F9D1400" w15:done="0"/>
  <w15:commentEx w15:paraId="40864C9A" w15:done="0"/>
  <w15:commentEx w15:paraId="6054FB25" w15:done="0"/>
  <w15:commentEx w15:paraId="3192A858" w15:done="0"/>
  <w15:commentEx w15:paraId="789B37A2" w15:done="0"/>
  <w15:commentEx w15:paraId="5A2D6624" w15:done="0"/>
  <w15:commentEx w15:paraId="17D0232B" w15:done="0"/>
  <w15:commentEx w15:paraId="72BC462C" w15:done="0"/>
  <w15:commentEx w15:paraId="4A5BD1A9" w15:done="0"/>
  <w15:commentEx w15:paraId="1E6FC5B5" w15:done="0"/>
  <w15:commentEx w15:paraId="190D2877" w15:done="0"/>
  <w15:commentEx w15:paraId="138A72DF" w15:done="0"/>
  <w15:commentEx w15:paraId="217F9773" w15:done="0"/>
  <w15:commentEx w15:paraId="2D06F942" w15:done="0"/>
  <w15:commentEx w15:paraId="5DF0A415" w15:done="0"/>
  <w15:commentEx w15:paraId="6523296D" w15:done="0"/>
  <w15:commentEx w15:paraId="3CE3E80C" w15:done="0"/>
  <w15:commentEx w15:paraId="4110438C" w15:done="0"/>
  <w15:commentEx w15:paraId="2972A9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55484E56" w16cex:dateUtc="2026-08-23T16:22:24Z"/>
  <w16cex:commentExtensible w16cex:durableId="2BBE1468" w16cex:dateUtc="2026-08-23T16:22:24Z"/>
  <w16cex:commentExtensible w16cex:durableId="20792CCE" w16cex:dateUtc="2026-08-23T16:22:24Z"/>
  <w16cex:commentExtensible w16cex:durableId="3B449BC6" w16cex:dateUtc="2026-08-23T16:22:24Z"/>
  <w16cex:commentExtensible w16cex:durableId="1D2DE840" w16cex:dateUtc="2026-08-23T16:22:24Z"/>
  <w16cex:commentExtensible w16cex:durableId="17F257D4" w16cex:dateUtc="2026-08-23T16:22:24Z"/>
  <w16cex:commentExtensible w16cex:durableId="727A3407" w16cex:dateUtc="2026-08-23T16:22:24Z"/>
  <w16cex:commentExtensible w16cex:durableId="1F86F27B" w16cex:dateUtc="2026-08-23T16:22:24Z"/>
  <w16cex:commentExtensible w16cex:durableId="62E1B974" w16cex:dateUtc="2026-08-23T16:22:24Z"/>
  <w16cex:commentExtensible w16cex:durableId="162EF610" w16cex:dateUtc="2026-08-23T16:22:24Z"/>
  <w16cex:commentExtensible w16cex:durableId="138864C6" w16cex:dateUtc="2026-08-23T16:22:24Z"/>
  <w16cex:commentExtensible w16cex:durableId="1EBF0673" w16cex:dateUtc="2026-08-23T16:22:25Z"/>
  <w16cex:commentExtensible w16cex:durableId="5C597D5D" w16cex:dateUtc="2026-08-23T16:22:25Z"/>
  <w16cex:commentExtensible w16cex:durableId="39185E7A" w16cex:dateUtc="2026-08-23T16:22:25Z"/>
  <w16cex:commentExtensible w16cex:durableId="5C73DCF9" w16cex:dateUtc="2026-08-23T16:22:25Z"/>
  <w16cex:commentExtensible w16cex:durableId="4AE7999B" w16cex:dateUtc="2026-08-23T16:22:25Z"/>
  <w16cex:commentExtensible w16cex:durableId="26DFF467" w16cex:dateUtc="2026-08-23T16:22:25Z"/>
  <w16cex:commentExtensible w16cex:durableId="01AFF2C0" w16cex:dateUtc="2026-08-23T16:22:25Z"/>
  <w16cex:commentExtensible w16cex:durableId="3B3F9A8B" w16cex:dateUtc="2026-08-23T16:22:25Z"/>
  <w16cex:commentExtensible w16cex:durableId="01389C9C" w16cex:dateUtc="2026-08-23T16:22:25Z"/>
  <w16cex:commentExtensible w16cex:durableId="6DB54099" w16cex:dateUtc="2026-08-23T16:22:25Z"/>
  <w16cex:commentExtensible w16cex:durableId="12276656" w16cex:dateUtc="2026-08-23T16:22:25Z"/>
  <w16cex:commentExtensible w16cex:durableId="01E0DC4E" w16cex:dateUtc="2026-08-23T16:22:25Z"/>
  <w16cex:commentExtensible w16cex:durableId="4F76843F" w16cex:dateUtc="2026-08-23T16:22:25Z"/>
  <w16cex:commentExtensible w16cex:durableId="438F5DC5" w16cex:dateUtc="2026-08-23T16:22:25Z"/>
  <w16cex:commentExtensible w16cex:durableId="388AB354" w16cex:dateUtc="2026-08-23T16:22:25Z"/>
  <w16cex:commentExtensible w16cex:durableId="4E586DC9" w16cex:dateUtc="2026-08-23T16:22:25Z"/>
  <w16cex:commentExtensible w16cex:durableId="4A034C65" w16cex:dateUtc="2026-08-23T16:22:25Z"/>
  <w16cex:commentExtensible w16cex:durableId="744EE0D6" w16cex:dateUtc="2026-08-23T16:22:25Z"/>
  <w16cex:commentExtensible w16cex:durableId="128FCFAC" w16cex:dateUtc="2026-08-23T16:22:25Z"/>
  <w16cex:commentExtensible w16cex:durableId="0AD17881" w16cex:dateUtc="2026-08-23T16:22:25Z"/>
  <w16cex:commentExtensible w16cex:durableId="3876BB11" w16cex:dateUtc="2026-08-23T16:22:26Z"/>
  <w16cex:commentExtensible w16cex:durableId="4352FBF7" w16cex:dateUtc="2026-08-23T16:22:26Z"/>
  <w16cex:commentExtensible w16cex:durableId="7E602A2A" w16cex:dateUtc="2026-08-23T16:22:26Z"/>
  <w16cex:commentExtensible w16cex:durableId="55535D25" w16cex:dateUtc="2026-08-23T16:22:26Z"/>
  <w16cex:commentExtensible w16cex:durableId="1F24C126" w16cex:dateUtc="2026-08-23T16:22:26Z"/>
  <w16cex:commentExtensible w16cex:durableId="61075236" w16cex:dateUtc="2026-08-23T16:22:26Z"/>
  <w16cex:commentExtensible w16cex:durableId="5BB7C878" w16cex:dateUtc="2026-08-23T16:22:26Z"/>
  <w16cex:commentExtensible w16cex:durableId="2853B581" w16cex:dateUtc="2026-08-23T16:22:26Z"/>
  <w16cex:commentExtensible w16cex:durableId="29CA84B8" w16cex:dateUtc="2026-08-23T16:22:26Z"/>
  <w16cex:commentExtensible w16cex:durableId="56DC7EE5" w16cex:dateUtc="2026-08-23T16:22:26Z"/>
  <w16cex:commentExtensible w16cex:durableId="42852590" w16cex:dateUtc="2026-08-23T16:22:26Z"/>
  <w16cex:commentExtensible w16cex:durableId="5FAB964B" w16cex:dateUtc="2026-08-23T16:22:26Z"/>
  <w16cex:commentExtensible w16cex:durableId="1AF678C1" w16cex:dateUtc="2026-08-23T16:22:26Z"/>
  <w16cex:commentExtensible w16cex:durableId="5CB7B7B0" w16cex:dateUtc="2026-08-23T16:22:26Z"/>
  <w16cex:commentExtensible w16cex:durableId="01AB0816" w16cex:dateUtc="2026-08-23T16:22:26Z"/>
  <w16cex:commentExtensible w16cex:durableId="5797D2B6" w16cex:dateUtc="2026-08-23T16:22:26Z"/>
  <w16cex:commentExtensible w16cex:durableId="30946DA1" w16cex:dateUtc="2026-08-23T16:22:26Z"/>
  <w16cex:commentExtensible w16cex:durableId="3CC35EA3" w16cex:dateUtc="2026-08-23T16:22:26Z"/>
  <w16cex:commentExtensible w16cex:durableId="24D20731" w16cex:dateUtc="2026-08-23T16:22:26Z"/>
  <w16cex:commentExtensible w16cex:durableId="020BBD8F" w16cex:dateUtc="2026-08-23T16:22:26Z"/>
  <w16cex:commentExtensible w16cex:durableId="12B41C46" w16cex:dateUtc="2026-08-23T16:22:27Z"/>
  <w16cex:commentExtensible w16cex:durableId="6587A509" w16cex:dateUtc="2026-08-23T16:22:27Z"/>
  <w16cex:commentExtensible w16cex:durableId="6376BA35" w16cex:dateUtc="2026-08-23T16:22:27Z"/>
  <w16cex:commentExtensible w16cex:durableId="67205A59" w16cex:dateUtc="2026-08-23T16:22:27Z"/>
  <w16cex:commentExtensible w16cex:durableId="42944588" w16cex:dateUtc="2026-08-23T16:22:27Z"/>
  <w16cex:commentExtensible w16cex:durableId="57487F81" w16cex:dateUtc="2026-08-23T16:22:27Z"/>
  <w16cex:commentExtensible w16cex:durableId="472EBD14" w16cex:dateUtc="2026-08-23T16:22:27Z"/>
  <w16cex:commentExtensible w16cex:durableId="575277DB" w16cex:dateUtc="2026-08-23T16:22:27Z"/>
  <w16cex:commentExtensible w16cex:durableId="4CA86AC2" w16cex:dateUtc="2026-08-23T16:22:27Z"/>
  <w16cex:commentExtensible w16cex:durableId="204AF766" w16cex:dateUtc="2026-08-23T16:22:27Z"/>
  <w16cex:commentExtensible w16cex:durableId="1F82F3EE" w16cex:dateUtc="2026-08-23T16:22:27Z"/>
  <w16cex:commentExtensible w16cex:durableId="08716A28" w16cex:dateUtc="2026-08-23T16:22:27Z"/>
  <w16cex:commentExtensible w16cex:durableId="6699D4C6" w16cex:dateUtc="2026-08-23T16:22:27Z"/>
  <w16cex:commentExtensible w16cex:durableId="25E11E31" w16cex:dateUtc="2026-08-23T16:22:27Z"/>
  <w16cex:commentExtensible w16cex:durableId="26DC3BE0" w16cex:dateUtc="2026-08-23T16:22:27Z"/>
  <w16cex:commentExtensible w16cex:durableId="581A09AC" w16cex:dateUtc="2026-08-23T16:22:27Z"/>
  <w16cex:commentExtensible w16cex:durableId="6318F8FA" w16cex:dateUtc="2026-08-23T16:22:27Z"/>
  <w16cex:commentExtensible w16cex:durableId="3D52F0B2" w16cex:dateUtc="2026-08-23T16:22:27Z"/>
  <w16cex:commentExtensible w16cex:durableId="1CE66192" w16cex:dateUtc="2026-08-23T16:22:27Z"/>
  <w16cex:commentExtensible w16cex:durableId="3D11DB6E" w16cex:dateUtc="2026-08-23T16:22:28Z"/>
  <w16cex:commentExtensible w16cex:durableId="6E51E32C" w16cex:dateUtc="2026-08-23T16:22:28Z"/>
  <w16cex:commentExtensible w16cex:durableId="4663936A" w16cex:dateUtc="2026-08-23T16:22:28Z"/>
  <w16cex:commentExtensible w16cex:durableId="7E9B917C" w16cex:dateUtc="2026-08-23T16:22:28Z"/>
  <w16cex:commentExtensible w16cex:durableId="5192C356" w16cex:dateUtc="2026-08-23T16:22:28Z"/>
  <w16cex:commentExtensible w16cex:durableId="3EF8DB99" w16cex:dateUtc="2026-08-23T16:22:28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9F8C2D" w16cid:durableId="55484E56"/>
  <w16cid:commentId w16cid:paraId="73059E7A" w16cid:durableId="2BBE1468"/>
  <w16cid:commentId w16cid:paraId="3D4A4B6B" w16cid:durableId="20792CCE"/>
  <w16cid:commentId w16cid:paraId="0899574A" w16cid:durableId="3B449BC6"/>
  <w16cid:commentId w16cid:paraId="5806AC29" w16cid:durableId="1D2DE840"/>
  <w16cid:commentId w16cid:paraId="1B4EA8C5" w16cid:durableId="17F257D4"/>
  <w16cid:commentId w16cid:paraId="4CCE4C34" w16cid:durableId="727A3407"/>
  <w16cid:commentId w16cid:paraId="171F6763" w16cid:durableId="1F86F27B"/>
  <w16cid:commentId w16cid:paraId="5912D99B" w16cid:durableId="62E1B974"/>
  <w16cid:commentId w16cid:paraId="7183C154" w16cid:durableId="162EF610"/>
  <w16cid:commentId w16cid:paraId="59BA128A" w16cid:durableId="138864C6"/>
  <w16cid:commentId w16cid:paraId="6F77DB15" w16cid:durableId="1EBF0673"/>
  <w16cid:commentId w16cid:paraId="5849B35E" w16cid:durableId="5C597D5D"/>
  <w16cid:commentId w16cid:paraId="32288928" w16cid:durableId="39185E7A"/>
  <w16cid:commentId w16cid:paraId="25F9D8E9" w16cid:durableId="5C73DCF9"/>
  <w16cid:commentId w16cid:paraId="3D412D29" w16cid:durableId="4AE7999B"/>
  <w16cid:commentId w16cid:paraId="7D25EF1B" w16cid:durableId="26DFF467"/>
  <w16cid:commentId w16cid:paraId="60D4105F" w16cid:durableId="01AFF2C0"/>
  <w16cid:commentId w16cid:paraId="4A325232" w16cid:durableId="3B3F9A8B"/>
  <w16cid:commentId w16cid:paraId="4F7BAC6E" w16cid:durableId="01389C9C"/>
  <w16cid:commentId w16cid:paraId="0D2E3E35" w16cid:durableId="6DB54099"/>
  <w16cid:commentId w16cid:paraId="20A2B7D3" w16cid:durableId="12276656"/>
  <w16cid:commentId w16cid:paraId="584EA3C7" w16cid:durableId="01E0DC4E"/>
  <w16cid:commentId w16cid:paraId="0EEA60D1" w16cid:durableId="4F76843F"/>
  <w16cid:commentId w16cid:paraId="4769BC9A" w16cid:durableId="438F5DC5"/>
  <w16cid:commentId w16cid:paraId="608DC28A" w16cid:durableId="388AB354"/>
  <w16cid:commentId w16cid:paraId="08CC4713" w16cid:durableId="4E586DC9"/>
  <w16cid:commentId w16cid:paraId="3D003812" w16cid:durableId="4A034C65"/>
  <w16cid:commentId w16cid:paraId="7C1DF260" w16cid:durableId="744EE0D6"/>
  <w16cid:commentId w16cid:paraId="4A24A512" w16cid:durableId="128FCFAC"/>
  <w16cid:commentId w16cid:paraId="06855F89" w16cid:durableId="0AD17881"/>
  <w16cid:commentId w16cid:paraId="58F03AA4" w16cid:durableId="3876BB11"/>
  <w16cid:commentId w16cid:paraId="78AFF536" w16cid:durableId="4352FBF7"/>
  <w16cid:commentId w16cid:paraId="266304BC" w16cid:durableId="7E602A2A"/>
  <w16cid:commentId w16cid:paraId="6B4105C0" w16cid:durableId="55535D25"/>
  <w16cid:commentId w16cid:paraId="22AD6B15" w16cid:durableId="1F24C126"/>
  <w16cid:commentId w16cid:paraId="43479586" w16cid:durableId="61075236"/>
  <w16cid:commentId w16cid:paraId="1EF2F21D" w16cid:durableId="5BB7C878"/>
  <w16cid:commentId w16cid:paraId="62E0DD83" w16cid:durableId="2853B581"/>
  <w16cid:commentId w16cid:paraId="1B47057F" w16cid:durableId="29CA84B8"/>
  <w16cid:commentId w16cid:paraId="301888E6" w16cid:durableId="56DC7EE5"/>
  <w16cid:commentId w16cid:paraId="09A6814E" w16cid:durableId="42852590"/>
  <w16cid:commentId w16cid:paraId="0787BB02" w16cid:durableId="5FAB964B"/>
  <w16cid:commentId w16cid:paraId="3EFC648A" w16cid:durableId="1AF678C1"/>
  <w16cid:commentId w16cid:paraId="7A71F489" w16cid:durableId="5CB7B7B0"/>
  <w16cid:commentId w16cid:paraId="61001F5D" w16cid:durableId="01AB0816"/>
  <w16cid:commentId w16cid:paraId="3E172939" w16cid:durableId="5797D2B6"/>
  <w16cid:commentId w16cid:paraId="02DFB76D" w16cid:durableId="30946DA1"/>
  <w16cid:commentId w16cid:paraId="7FB33E02" w16cid:durableId="3CC35EA3"/>
  <w16cid:commentId w16cid:paraId="479060FE" w16cid:durableId="24D20731"/>
  <w16cid:commentId w16cid:paraId="1B07F9BE" w16cid:durableId="020BBD8F"/>
  <w16cid:commentId w16cid:paraId="61572355" w16cid:durableId="12B41C46"/>
  <w16cid:commentId w16cid:paraId="394DC357" w16cid:durableId="6587A509"/>
  <w16cid:commentId w16cid:paraId="2397031A" w16cid:durableId="6376BA35"/>
  <w16cid:commentId w16cid:paraId="00EECEFA" w16cid:durableId="67205A59"/>
  <w16cid:commentId w16cid:paraId="4DAF4F9E" w16cid:durableId="42944588"/>
  <w16cid:commentId w16cid:paraId="137A059F" w16cid:durableId="57487F81"/>
  <w16cid:commentId w16cid:paraId="6F9D1400" w16cid:durableId="472EBD14"/>
  <w16cid:commentId w16cid:paraId="40864C9A" w16cid:durableId="575277DB"/>
  <w16cid:commentId w16cid:paraId="6054FB25" w16cid:durableId="4CA86AC2"/>
  <w16cid:commentId w16cid:paraId="3192A858" w16cid:durableId="204AF766"/>
  <w16cid:commentId w16cid:paraId="789B37A2" w16cid:durableId="1F82F3EE"/>
  <w16cid:commentId w16cid:paraId="5A2D6624" w16cid:durableId="08716A28"/>
  <w16cid:commentId w16cid:paraId="17D0232B" w16cid:durableId="6699D4C6"/>
  <w16cid:commentId w16cid:paraId="72BC462C" w16cid:durableId="25E11E31"/>
  <w16cid:commentId w16cid:paraId="4A5BD1A9" w16cid:durableId="26DC3BE0"/>
  <w16cid:commentId w16cid:paraId="1E6FC5B5" w16cid:durableId="581A09AC"/>
  <w16cid:commentId w16cid:paraId="190D2877" w16cid:durableId="6318F8FA"/>
  <w16cid:commentId w16cid:paraId="138A72DF" w16cid:durableId="3D52F0B2"/>
  <w16cid:commentId w16cid:paraId="217F9773" w16cid:durableId="1CE66192"/>
  <w16cid:commentId w16cid:paraId="2D06F942" w16cid:durableId="3D11DB6E"/>
  <w16cid:commentId w16cid:paraId="5DF0A415" w16cid:durableId="6E51E32C"/>
  <w16cid:commentId w16cid:paraId="6523296D" w16cid:durableId="4663936A"/>
  <w16cid:commentId w16cid:paraId="3CE3E80C" w16cid:durableId="7E9B917C"/>
  <w16cid:commentId w16cid:paraId="4110438C" w16cid:durableId="5192C356"/>
  <w16cid:commentId w16cid:paraId="2972A9C1" w16cid:durableId="3EF8DB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E1E8F" w14:textId="77777777" w:rsidR="00043958" w:rsidRDefault="00043958">
      <w:pPr>
        <w:spacing w:after="0" w:line="240" w:lineRule="auto"/>
      </w:pPr>
      <w:r>
        <w:separator/>
      </w:r>
    </w:p>
  </w:endnote>
  <w:endnote w:type="continuationSeparator" w:id="0">
    <w:p w14:paraId="2535EB58" w14:textId="77777777" w:rsidR="00043958" w:rsidRDefault="00043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0B9D9" w14:textId="77777777" w:rsidR="00064EE2" w:rsidRDefault="00000000">
    <w:pPr>
      <w:spacing w:after="0" w:line="259" w:lineRule="auto"/>
      <w:ind w:left="0" w:firstLine="0"/>
      <w:jc w:val="center"/>
    </w:pPr>
    <w:r>
      <w:fldChar w:fldCharType="begin"/>
    </w:r>
    <w:r>
      <w:instrText xml:space="preserve"> PAGE   \* MERGEFORMAT </w:instrText>
    </w:r>
    <w:r>
      <w:fldChar w:fldCharType="separate"/>
    </w:r>
    <w:r>
      <w:rPr>
        <w:color w:val="777777"/>
        <w:sz w:val="17"/>
      </w:rPr>
      <w:t>2</w:t>
    </w:r>
    <w:r>
      <w:rPr>
        <w:color w:val="777777"/>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1786F" w14:textId="77777777" w:rsidR="00064EE2" w:rsidRDefault="00000000">
    <w:pPr>
      <w:spacing w:after="0" w:line="259" w:lineRule="auto"/>
      <w:ind w:left="0" w:firstLine="0"/>
      <w:jc w:val="center"/>
    </w:pPr>
    <w:r>
      <w:fldChar w:fldCharType="begin"/>
    </w:r>
    <w:r>
      <w:instrText xml:space="preserve"> PAGE   \* MERGEFORMAT </w:instrText>
    </w:r>
    <w:r>
      <w:fldChar w:fldCharType="separate"/>
    </w:r>
    <w:r>
      <w:rPr>
        <w:color w:val="777777"/>
        <w:sz w:val="17"/>
      </w:rPr>
      <w:t>2</w:t>
    </w:r>
    <w:r>
      <w:rPr>
        <w:color w:val="777777"/>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0C881" w14:textId="77777777" w:rsidR="00064EE2" w:rsidRDefault="00064EE2">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C39FD" w14:textId="77777777" w:rsidR="00043958" w:rsidRDefault="00043958">
      <w:pPr>
        <w:spacing w:after="0" w:line="240" w:lineRule="auto"/>
      </w:pPr>
      <w:r>
        <w:separator/>
      </w:r>
    </w:p>
  </w:footnote>
  <w:footnote w:type="continuationSeparator" w:id="0">
    <w:p w14:paraId="30B23DDA" w14:textId="77777777" w:rsidR="00043958" w:rsidRDefault="000439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7F12E8"/>
    <w:multiLevelType w:val="hybridMultilevel"/>
    <w:tmpl w:val="722CA4A0"/>
    <w:lvl w:ilvl="0" w:tplc="16E84518">
      <w:start w:val="1"/>
      <w:numFmt w:val="decimal"/>
      <w:lvlText w:val="%1."/>
      <w:lvlJc w:val="left"/>
      <w:pPr>
        <w:ind w:left="202"/>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1" w:tplc="1D7A4E9A">
      <w:start w:val="1"/>
      <w:numFmt w:val="lowerLetter"/>
      <w:lvlText w:val="%2"/>
      <w:lvlJc w:val="left"/>
      <w:pPr>
        <w:ind w:left="108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2" w:tplc="B97A264C">
      <w:start w:val="1"/>
      <w:numFmt w:val="lowerRoman"/>
      <w:lvlText w:val="%3"/>
      <w:lvlJc w:val="left"/>
      <w:pPr>
        <w:ind w:left="180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3" w:tplc="910C1AB2">
      <w:start w:val="1"/>
      <w:numFmt w:val="decimal"/>
      <w:lvlText w:val="%4"/>
      <w:lvlJc w:val="left"/>
      <w:pPr>
        <w:ind w:left="252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4" w:tplc="6E6A36D2">
      <w:start w:val="1"/>
      <w:numFmt w:val="lowerLetter"/>
      <w:lvlText w:val="%5"/>
      <w:lvlJc w:val="left"/>
      <w:pPr>
        <w:ind w:left="324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5" w:tplc="6A5CA72C">
      <w:start w:val="1"/>
      <w:numFmt w:val="lowerRoman"/>
      <w:lvlText w:val="%6"/>
      <w:lvlJc w:val="left"/>
      <w:pPr>
        <w:ind w:left="396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6" w:tplc="B08A1124">
      <w:start w:val="1"/>
      <w:numFmt w:val="decimal"/>
      <w:lvlText w:val="%7"/>
      <w:lvlJc w:val="left"/>
      <w:pPr>
        <w:ind w:left="468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7" w:tplc="01F2E6A6">
      <w:start w:val="1"/>
      <w:numFmt w:val="lowerLetter"/>
      <w:lvlText w:val="%8"/>
      <w:lvlJc w:val="left"/>
      <w:pPr>
        <w:ind w:left="540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8" w:tplc="21342B2A">
      <w:start w:val="1"/>
      <w:numFmt w:val="lowerRoman"/>
      <w:lvlText w:val="%9"/>
      <w:lvlJc w:val="left"/>
      <w:pPr>
        <w:ind w:left="612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abstractNum>
  <w:abstractNum w:abstractNumId="1" w15:restartNumberingAfterBreak="0">
    <w:nsid w:val="7B4315B1"/>
    <w:multiLevelType w:val="hybridMultilevel"/>
    <w:tmpl w:val="D6DA297E"/>
    <w:lvl w:ilvl="0" w:tplc="2FC2A56C">
      <w:start w:val="9"/>
      <w:numFmt w:val="decimal"/>
      <w:lvlText w:val="%1."/>
      <w:lvlJc w:val="left"/>
      <w:pPr>
        <w:ind w:left="29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1" w:tplc="A6708C52">
      <w:start w:val="1"/>
      <w:numFmt w:val="lowerLetter"/>
      <w:lvlText w:val="%2"/>
      <w:lvlJc w:val="left"/>
      <w:pPr>
        <w:ind w:left="108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2" w:tplc="998ADD80">
      <w:start w:val="1"/>
      <w:numFmt w:val="lowerRoman"/>
      <w:lvlText w:val="%3"/>
      <w:lvlJc w:val="left"/>
      <w:pPr>
        <w:ind w:left="180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3" w:tplc="22D8FC1C">
      <w:start w:val="1"/>
      <w:numFmt w:val="decimal"/>
      <w:lvlText w:val="%4"/>
      <w:lvlJc w:val="left"/>
      <w:pPr>
        <w:ind w:left="252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4" w:tplc="44945D68">
      <w:start w:val="1"/>
      <w:numFmt w:val="lowerLetter"/>
      <w:lvlText w:val="%5"/>
      <w:lvlJc w:val="left"/>
      <w:pPr>
        <w:ind w:left="324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5" w:tplc="B4EC35CE">
      <w:start w:val="1"/>
      <w:numFmt w:val="lowerRoman"/>
      <w:lvlText w:val="%6"/>
      <w:lvlJc w:val="left"/>
      <w:pPr>
        <w:ind w:left="396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6" w:tplc="7F22B1FC">
      <w:start w:val="1"/>
      <w:numFmt w:val="decimal"/>
      <w:lvlText w:val="%7"/>
      <w:lvlJc w:val="left"/>
      <w:pPr>
        <w:ind w:left="468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7" w:tplc="AF329706">
      <w:start w:val="1"/>
      <w:numFmt w:val="lowerLetter"/>
      <w:lvlText w:val="%8"/>
      <w:lvlJc w:val="left"/>
      <w:pPr>
        <w:ind w:left="540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8" w:tplc="2B026F8A">
      <w:start w:val="1"/>
      <w:numFmt w:val="lowerRoman"/>
      <w:lvlText w:val="%9"/>
      <w:lvlJc w:val="left"/>
      <w:pPr>
        <w:ind w:left="612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abstractNum>
  <w:num w:numId="1" w16cid:durableId="1132870133">
    <w:abstractNumId w:val="0"/>
  </w:num>
  <w:num w:numId="2" w16cid:durableId="1125853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EE2"/>
    <w:rsid w:val="00043958"/>
    <w:rsid w:val="00064EE2"/>
    <w:rsid w:val="00273C03"/>
    <w:rsid w:val="00C05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09607"/>
  <w15:docId w15:val="{4DA8AF18-A2E0-441A-85C3-6965CCD27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9" w:line="283" w:lineRule="auto"/>
      <w:ind w:left="10" w:hanging="10"/>
    </w:pPr>
    <w:rPr>
      <w:rFonts w:ascii="Garamond" w:eastAsia="Garamond" w:hAnsi="Garamond" w:cs="Garamond"/>
      <w:color w:val="111111"/>
      <w:sz w:val="21"/>
    </w:rPr>
  </w:style>
  <w:style w:type="paragraph" w:styleId="Heading1">
    <w:name w:val="heading 1"/>
    <w:next w:val="Normal"/>
    <w:link w:val="Heading1Char"/>
    <w:uiPriority w:val="9"/>
    <w:qFormat/>
    <w:pPr>
      <w:keepNext/>
      <w:keepLines/>
      <w:spacing w:after="194" w:line="259" w:lineRule="auto"/>
      <w:ind w:left="10" w:hanging="10"/>
      <w:outlineLvl w:val="0"/>
    </w:pPr>
    <w:rPr>
      <w:rFonts w:ascii="Garamond" w:eastAsia="Garamond" w:hAnsi="Garamond" w:cs="Garamond"/>
      <w:b/>
      <w:color w:val="111111"/>
      <w:sz w:val="44"/>
    </w:rPr>
  </w:style>
  <w:style w:type="paragraph" w:styleId="Heading2">
    <w:name w:val="heading 2"/>
    <w:next w:val="Normal"/>
    <w:link w:val="Heading2Char"/>
    <w:uiPriority w:val="9"/>
    <w:unhideWhenUsed/>
    <w:qFormat/>
    <w:pPr>
      <w:keepNext/>
      <w:keepLines/>
      <w:spacing w:after="113" w:line="259" w:lineRule="auto"/>
      <w:ind w:left="10" w:hanging="10"/>
      <w:outlineLvl w:val="1"/>
    </w:pPr>
    <w:rPr>
      <w:rFonts w:ascii="Garamond" w:eastAsia="Garamond" w:hAnsi="Garamond" w:cs="Garamond"/>
      <w:b/>
      <w:color w:val="11111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Garamond" w:eastAsia="Garamond" w:hAnsi="Garamond" w:cs="Garamond"/>
      <w:b/>
      <w:color w:val="111111"/>
      <w:sz w:val="44"/>
    </w:rPr>
  </w:style>
  <w:style w:type="character" w:customStyle="1" w:styleId="Heading2Char">
    <w:name w:val="Heading 2 Char"/>
    <w:link w:val="Heading2"/>
    <w:rPr>
      <w:rFonts w:ascii="Garamond" w:eastAsia="Garamond" w:hAnsi="Garamond" w:cs="Garamond"/>
      <w:b/>
      <w:color w:val="11111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2" Type="http://schemas.openxmlformats.org/officeDocument/2006/relationships/comments" Target="comments.xml"/><Relationship Id="rId13" Type="http://schemas.microsoft.com/office/2011/relationships/commentsExtended" Target="commentsExtended.xml"/><Relationship Id="rId14" Type="http://schemas.microsoft.com/office/2016/09/relationships/commentsIds" Target="commentsIds.xml"/><Relationship Id="rId15"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34463</Words>
  <Characters>196443</Characters>
  <Application>Microsoft Office Word</Application>
  <DocSecurity>0</DocSecurity>
  <Lines>1637</Lines>
  <Paragraphs>460</Paragraphs>
  <ScaleCrop>false</ScaleCrop>
  <Company/>
  <LinksUpToDate>false</LinksUpToDate>
  <CharactersWithSpaces>230446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Hitchhiker's Guide to the Homo Sapiens</dc:title>
  <dc:subject/>
  <dc:creator>ammon covino</dc:creator>
  <cp:keywords/>
  <cp:lastModifiedBy>ammon covino</cp:lastModifiedBy>
  <cp:revision>2</cp:revision>
  <dcterms:created xsi:type="dcterms:W3CDTF">2026-08-23T02:02:00Z</dcterms:created>
  <dcterms:modified xsi:type="dcterms:W3CDTF">2026-08-23T02:02:00Z</dcterms:modified>
</cp:coreProperties>
</file>